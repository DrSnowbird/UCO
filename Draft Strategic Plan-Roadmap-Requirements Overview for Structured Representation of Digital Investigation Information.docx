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DF43D7" w14:textId="0552CDE5" w:rsidR="00163F34" w:rsidRPr="00C41EC2" w:rsidRDefault="00163F34" w:rsidP="00C41EC2">
      <w:pPr>
        <w:pStyle w:val="Heading1"/>
      </w:pPr>
      <w:r w:rsidRPr="00C41EC2">
        <w:t>Strategic Plan, Roadmap and Requirements Overview for Structured Representation of Digital Investigation Information</w:t>
      </w:r>
    </w:p>
    <w:p w14:paraId="283A9168" w14:textId="77777777" w:rsidR="00163F34" w:rsidRPr="00C41EC2" w:rsidRDefault="00163F34">
      <w:pPr>
        <w:rPr>
          <w:b/>
          <w:sz w:val="26"/>
          <w:szCs w:val="26"/>
        </w:rPr>
      </w:pPr>
    </w:p>
    <w:p w14:paraId="701197F5" w14:textId="26D15C79" w:rsidR="00163F34" w:rsidRPr="00C41EC2" w:rsidRDefault="00163F34" w:rsidP="00C41EC2">
      <w:pPr>
        <w:pStyle w:val="Heading2"/>
      </w:pPr>
      <w:r w:rsidRPr="00C41EC2">
        <w:t>Strategic Plan</w:t>
      </w:r>
    </w:p>
    <w:p w14:paraId="0317AC21" w14:textId="77777777" w:rsidR="00163F34" w:rsidRDefault="00163F34" w:rsidP="00163F34">
      <w:pPr>
        <w:widowControl w:val="0"/>
        <w:autoSpaceDE w:val="0"/>
        <w:autoSpaceDN w:val="0"/>
        <w:adjustRightInd w:val="0"/>
        <w:spacing w:line="320" w:lineRule="atLeast"/>
        <w:rPr>
          <w:rFonts w:cs="Helvetica"/>
          <w:b/>
          <w:bCs/>
        </w:rPr>
      </w:pPr>
    </w:p>
    <w:p w14:paraId="2B990550" w14:textId="77777777" w:rsidR="00163F34" w:rsidRPr="00C41EC2" w:rsidRDefault="00163F34" w:rsidP="00C41EC2">
      <w:pPr>
        <w:rPr>
          <w:b/>
        </w:rPr>
      </w:pPr>
      <w:r w:rsidRPr="00C41EC2">
        <w:rPr>
          <w:b/>
        </w:rPr>
        <w:t xml:space="preserve">Goal:  </w:t>
      </w:r>
    </w:p>
    <w:p w14:paraId="286DA7D4" w14:textId="448D1B52" w:rsidR="00163F34" w:rsidRPr="00C41EC2" w:rsidRDefault="00163F34" w:rsidP="00C41EC2">
      <w:r w:rsidRPr="00C41EC2">
        <w:t>Develop, define and enable a standardized information representation for the</w:t>
      </w:r>
      <w:r w:rsidR="00983BD7">
        <w:t xml:space="preserve"> capture, analysis and exchange</w:t>
      </w:r>
      <w:r w:rsidRPr="00C41EC2">
        <w:t xml:space="preserve"> needs of the cyber-centric digital investigation domain. </w:t>
      </w:r>
    </w:p>
    <w:p w14:paraId="11CC3AB9" w14:textId="77777777" w:rsidR="00163F34" w:rsidRPr="00C41EC2" w:rsidRDefault="00163F34" w:rsidP="00C41EC2"/>
    <w:p w14:paraId="62F5825A" w14:textId="77777777" w:rsidR="00163F34" w:rsidRPr="00C41EC2" w:rsidRDefault="00163F34" w:rsidP="00C41EC2">
      <w:pPr>
        <w:rPr>
          <w:b/>
        </w:rPr>
      </w:pPr>
      <w:r w:rsidRPr="00C41EC2">
        <w:rPr>
          <w:b/>
        </w:rPr>
        <w:t>Targeted use case strategic mission scope:</w:t>
      </w:r>
    </w:p>
    <w:p w14:paraId="7F96AAE8" w14:textId="77777777" w:rsidR="00163F34" w:rsidRPr="00C41EC2" w:rsidRDefault="00163F34" w:rsidP="00C41EC2">
      <w:r w:rsidRPr="00C41EC2">
        <w:t xml:space="preserve">Digital forensics, cyber investigation, incident response, and counter terrorism. </w:t>
      </w:r>
    </w:p>
    <w:p w14:paraId="43BE9A64" w14:textId="77777777" w:rsidR="00163F34" w:rsidRDefault="00163F34" w:rsidP="00652F21"/>
    <w:p w14:paraId="5DAC8F25" w14:textId="7D7E2F88" w:rsidR="00965136" w:rsidRPr="00652F21" w:rsidRDefault="00965136" w:rsidP="00652F21">
      <w:pPr>
        <w:rPr>
          <w:b/>
        </w:rPr>
      </w:pPr>
      <w:r w:rsidRPr="00652F21">
        <w:rPr>
          <w:b/>
        </w:rPr>
        <w:t>Approach:</w:t>
      </w:r>
    </w:p>
    <w:p w14:paraId="3C101625" w14:textId="7BE6B51F" w:rsidR="000F3363" w:rsidRDefault="00C44E0A" w:rsidP="00652F21">
      <w:r>
        <w:t>Collaborate among a diverse and open community of stakeholders to formally define a practical information representation for the digital investigation domain while adhering to a core set of principles</w:t>
      </w:r>
      <w:r w:rsidR="008B2A57">
        <w:t>:</w:t>
      </w:r>
    </w:p>
    <w:p w14:paraId="5B133219" w14:textId="77777777" w:rsidR="005806E9" w:rsidRDefault="005806E9" w:rsidP="00652F21"/>
    <w:p w14:paraId="1F561401" w14:textId="77777777" w:rsidR="00B72D8B" w:rsidRDefault="00B72D8B" w:rsidP="00B72D8B">
      <w:pPr>
        <w:pStyle w:val="ListParagraph"/>
        <w:numPr>
          <w:ilvl w:val="0"/>
          <w:numId w:val="26"/>
        </w:numPr>
      </w:pPr>
      <w:r>
        <w:t>Pursue, value and leverage the experience-based input of domain experts.</w:t>
      </w:r>
    </w:p>
    <w:p w14:paraId="63757EDA" w14:textId="03A4D752" w:rsidR="00B72D8B" w:rsidRDefault="00B72D8B" w:rsidP="00B72D8B">
      <w:pPr>
        <w:pStyle w:val="ListParagraph"/>
        <w:numPr>
          <w:ilvl w:val="0"/>
          <w:numId w:val="26"/>
        </w:numPr>
      </w:pPr>
      <w:r>
        <w:t>Pursue, value and leverage the experience-based input of non-domain experts in information representation</w:t>
      </w:r>
    </w:p>
    <w:p w14:paraId="7852F2FD" w14:textId="74EDB870" w:rsidR="00E127F3" w:rsidRDefault="00E127F3" w:rsidP="00E127F3">
      <w:pPr>
        <w:pStyle w:val="ListParagraph"/>
        <w:numPr>
          <w:ilvl w:val="0"/>
          <w:numId w:val="26"/>
        </w:numPr>
      </w:pPr>
      <w:r>
        <w:t xml:space="preserve">Pursue a formal model-based specification approach (conceptual model -&gt; OWL </w:t>
      </w:r>
      <w:r w:rsidR="008B2A57">
        <w:t xml:space="preserve">ontology </w:t>
      </w:r>
      <w:r>
        <w:t>+ textual specification document -&gt; serialization binding specifications</w:t>
      </w:r>
      <w:r w:rsidR="00846E73">
        <w:t xml:space="preserve"> -&gt; reference serialization implementations (e.g. JSON-LD)</w:t>
      </w:r>
      <w:r>
        <w:t>) to minimize ambiguity and maximize potential for automation and consistency.</w:t>
      </w:r>
    </w:p>
    <w:p w14:paraId="59D14C04" w14:textId="77777777" w:rsidR="00846E73" w:rsidRDefault="00846E73" w:rsidP="00846E73">
      <w:pPr>
        <w:pStyle w:val="ListParagraph"/>
        <w:numPr>
          <w:ilvl w:val="0"/>
          <w:numId w:val="26"/>
        </w:numPr>
      </w:pPr>
      <w:r>
        <w:t>Strive for a representation that is expressive, flexible, consistent and as simple as possible</w:t>
      </w:r>
    </w:p>
    <w:p w14:paraId="23AAE085" w14:textId="30E80D70" w:rsidR="000F3363" w:rsidRDefault="00846E73" w:rsidP="00652F21">
      <w:pPr>
        <w:pStyle w:val="ListParagraph"/>
        <w:numPr>
          <w:ilvl w:val="0"/>
          <w:numId w:val="26"/>
        </w:numPr>
      </w:pPr>
      <w:r>
        <w:t>Enable i</w:t>
      </w:r>
      <w:r w:rsidR="000F3363">
        <w:t xml:space="preserve">nteroperability between tools, </w:t>
      </w:r>
      <w:r>
        <w:t xml:space="preserve">between investigations, </w:t>
      </w:r>
      <w:r w:rsidR="000F3363">
        <w:t xml:space="preserve">between </w:t>
      </w:r>
      <w:r>
        <w:t>cyber defense sub-domains (digital investigations, malware analysis, attribution, threat detection, etc.)</w:t>
      </w:r>
      <w:r w:rsidR="000F3363">
        <w:t xml:space="preserve">, </w:t>
      </w:r>
      <w:r>
        <w:t xml:space="preserve">and </w:t>
      </w:r>
      <w:r w:rsidR="000F3363">
        <w:t>between organizations</w:t>
      </w:r>
    </w:p>
    <w:p w14:paraId="285B72B7" w14:textId="1F71D3A7" w:rsidR="00C44E0A" w:rsidRDefault="00C44E0A" w:rsidP="00652F21">
      <w:pPr>
        <w:pStyle w:val="ListParagraph"/>
        <w:numPr>
          <w:ilvl w:val="0"/>
          <w:numId w:val="26"/>
        </w:numPr>
      </w:pPr>
      <w:r>
        <w:t>Recognize that Digital Investigation is only one facet of a broader cyber defense domain and that DI information is most effective when placed within the broader context.</w:t>
      </w:r>
    </w:p>
    <w:p w14:paraId="639D2D1D" w14:textId="77777777" w:rsidR="00B72D8B" w:rsidRDefault="00B72D8B" w:rsidP="000513BA"/>
    <w:p w14:paraId="12F5725F" w14:textId="1830F86B" w:rsidR="00652F21" w:rsidRDefault="00846E73" w:rsidP="000513BA">
      <w:r>
        <w:t>In recognition of principle #6 and supporting #1-#5</w:t>
      </w:r>
      <w:r w:rsidR="00652F21">
        <w:t xml:space="preserve">, this effort </w:t>
      </w:r>
      <w:r w:rsidR="00AB2FAB">
        <w:t>will pursue</w:t>
      </w:r>
      <w:r w:rsidR="00172C77">
        <w:t xml:space="preserve"> an information representation for digital investigations that inherently recognizes and is designed for its place within the broader domain of cyber defense. Taking into account principle #3, this effort will focus on defining and specifying a digital investigation ontology as one particular component of a </w:t>
      </w:r>
      <w:r w:rsidR="000513BA">
        <w:t xml:space="preserve">broader </w:t>
      </w:r>
      <w:r w:rsidR="00172C77">
        <w:t>Uniform Cyber Ontology (UCO). The purpose of the UCO is to provide a unifying framework to align and integrate disparate forms of cyber information from varying focused sub-domains (e.g. digital investigations</w:t>
      </w:r>
      <w:r w:rsidR="000513BA">
        <w:t xml:space="preserve">) and to provide </w:t>
      </w:r>
      <w:r w:rsidR="00172C77">
        <w:t xml:space="preserve">foundational concepts and constructs for representing </w:t>
      </w:r>
      <w:r w:rsidR="000513BA">
        <w:t xml:space="preserve">these disparate forms of </w:t>
      </w:r>
      <w:r w:rsidR="00172C77">
        <w:t>cyber information</w:t>
      </w:r>
      <w:r w:rsidR="000513BA">
        <w:t xml:space="preserve"> in a consistent, automatable and interoperable fashion. Each sub-domain is best defined, evolved and managed by the community of experts focused on that area. While this effort is primarily focused on the sub-</w:t>
      </w:r>
      <w:r w:rsidR="000513BA">
        <w:lastRenderedPageBreak/>
        <w:t>domain of digital investigation (uco-di) it is foreseen that initial definitions will also likely be necessary for several other related and relevant sub-domains include foundational concepts and constructs (uco-core), cyber observables (uco-observable) given recent troubling developments in the OASIS CTI TC plans for CybOX 3.0 and onward, actors (uco-actor), victims (uco-victim), actions (uco-action) and potentially others. This effort will seek out experts in these related domains to contribute to the validation and evolution of the initial ontology specifications produced.</w:t>
      </w:r>
    </w:p>
    <w:p w14:paraId="331C3F13" w14:textId="77777777" w:rsidR="00965136" w:rsidRPr="000513BA" w:rsidRDefault="00965136" w:rsidP="000513BA"/>
    <w:p w14:paraId="0235BBBC" w14:textId="77777777" w:rsidR="00163F34" w:rsidRPr="00C41EC2" w:rsidRDefault="00163F34" w:rsidP="00C41EC2">
      <w:pPr>
        <w:rPr>
          <w:b/>
        </w:rPr>
      </w:pPr>
      <w:r w:rsidRPr="00C41EC2">
        <w:rPr>
          <w:b/>
        </w:rPr>
        <w:t>Overall deliverable objectives:</w:t>
      </w:r>
    </w:p>
    <w:p w14:paraId="65139C0C" w14:textId="3EBC8686" w:rsidR="002507BC" w:rsidRDefault="00ED7331" w:rsidP="00C41EC2">
      <w:pPr>
        <w:pStyle w:val="ListParagraph"/>
        <w:numPr>
          <w:ilvl w:val="0"/>
          <w:numId w:val="21"/>
        </w:numPr>
      </w:pPr>
      <w:r>
        <w:t>Strategic Plan</w:t>
      </w:r>
      <w:r w:rsidR="00C41EC2">
        <w:t xml:space="preserve"> document</w:t>
      </w:r>
    </w:p>
    <w:p w14:paraId="69AB693E" w14:textId="6FF1695B" w:rsidR="00C96B70" w:rsidRDefault="00C96B70" w:rsidP="00C41EC2">
      <w:pPr>
        <w:pStyle w:val="ListParagraph"/>
        <w:numPr>
          <w:ilvl w:val="1"/>
          <w:numId w:val="21"/>
        </w:numPr>
      </w:pPr>
      <w:r>
        <w:t>Approach</w:t>
      </w:r>
    </w:p>
    <w:p w14:paraId="67B6AEA1" w14:textId="6CAB3D7F" w:rsidR="00ED7331" w:rsidRDefault="00C96B70" w:rsidP="00C41EC2">
      <w:pPr>
        <w:pStyle w:val="ListParagraph"/>
        <w:numPr>
          <w:ilvl w:val="1"/>
          <w:numId w:val="21"/>
        </w:numPr>
      </w:pPr>
      <w:r>
        <w:t>Use Cases</w:t>
      </w:r>
    </w:p>
    <w:p w14:paraId="0715DC25" w14:textId="59946B3B" w:rsidR="00C96B70" w:rsidRDefault="00C96B70" w:rsidP="00C41EC2">
      <w:pPr>
        <w:pStyle w:val="ListParagraph"/>
        <w:numPr>
          <w:ilvl w:val="1"/>
          <w:numId w:val="21"/>
        </w:numPr>
      </w:pPr>
      <w:r>
        <w:t>Requirements</w:t>
      </w:r>
    </w:p>
    <w:p w14:paraId="1B63AF3D" w14:textId="57C4549A" w:rsidR="00C96B70" w:rsidRPr="00C96B70" w:rsidRDefault="00C96B70" w:rsidP="00C41EC2">
      <w:pPr>
        <w:pStyle w:val="ListParagraph"/>
        <w:numPr>
          <w:ilvl w:val="1"/>
          <w:numId w:val="21"/>
        </w:numPr>
      </w:pPr>
      <w:r>
        <w:t>Roadmap</w:t>
      </w:r>
    </w:p>
    <w:p w14:paraId="21EE8B1D" w14:textId="575B91FA" w:rsidR="00C96B70" w:rsidRDefault="00C96B70" w:rsidP="00C41EC2">
      <w:pPr>
        <w:pStyle w:val="ListParagraph"/>
        <w:numPr>
          <w:ilvl w:val="0"/>
          <w:numId w:val="21"/>
        </w:numPr>
      </w:pPr>
      <w:r>
        <w:t>Community communications plan including collaboration mechanisms and platforms (email list, github project, etc)</w:t>
      </w:r>
    </w:p>
    <w:p w14:paraId="626FC0C2" w14:textId="77777777" w:rsidR="00163F34" w:rsidRPr="00C41EC2" w:rsidRDefault="00163F34" w:rsidP="00C41EC2">
      <w:pPr>
        <w:pStyle w:val="ListParagraph"/>
        <w:numPr>
          <w:ilvl w:val="0"/>
          <w:numId w:val="21"/>
        </w:numPr>
      </w:pPr>
      <w:r w:rsidRPr="00C41EC2">
        <w:t>UML conceptual model of digital investigation information representation needs (digital investigation-centric as well as any related required domains)</w:t>
      </w:r>
    </w:p>
    <w:p w14:paraId="7442CBC9" w14:textId="77777777" w:rsidR="00163F34" w:rsidRPr="00C41EC2" w:rsidRDefault="00163F34" w:rsidP="00C41EC2">
      <w:pPr>
        <w:pStyle w:val="ListParagraph"/>
        <w:numPr>
          <w:ilvl w:val="0"/>
          <w:numId w:val="21"/>
        </w:numPr>
      </w:pPr>
      <w:r w:rsidRPr="00C41EC2">
        <w:t>Formal OWL ontology derived from and aligned to the UML conceptual model</w:t>
      </w:r>
    </w:p>
    <w:p w14:paraId="4190D1C9" w14:textId="593A0211" w:rsidR="00163F34" w:rsidRPr="00C41EC2" w:rsidRDefault="00163F34" w:rsidP="00C41EC2">
      <w:pPr>
        <w:pStyle w:val="ListParagraph"/>
        <w:numPr>
          <w:ilvl w:val="0"/>
          <w:numId w:val="21"/>
        </w:numPr>
      </w:pPr>
      <w:r w:rsidRPr="00C41EC2">
        <w:t>Text-based data model s</w:t>
      </w:r>
      <w:r w:rsidR="002507BC" w:rsidRPr="002507BC">
        <w:t>pecification (with UML and OWL</w:t>
      </w:r>
      <w:r w:rsidRPr="00C41EC2">
        <w:t xml:space="preserve"> adornment)</w:t>
      </w:r>
    </w:p>
    <w:p w14:paraId="6BCCD7EB" w14:textId="77777777" w:rsidR="00163F34" w:rsidRPr="00C41EC2" w:rsidRDefault="00163F34" w:rsidP="00C41EC2">
      <w:pPr>
        <w:pStyle w:val="ListParagraph"/>
        <w:numPr>
          <w:ilvl w:val="0"/>
          <w:numId w:val="21"/>
        </w:numPr>
      </w:pPr>
      <w:r w:rsidRPr="00C41EC2">
        <w:t>JSON-LD serialization binding specification</w:t>
      </w:r>
    </w:p>
    <w:p w14:paraId="2C8452A6" w14:textId="77777777" w:rsidR="00163F34" w:rsidRPr="00C41EC2" w:rsidRDefault="00163F34" w:rsidP="00C41EC2">
      <w:pPr>
        <w:pStyle w:val="ListParagraph"/>
        <w:numPr>
          <w:ilvl w:val="0"/>
          <w:numId w:val="21"/>
        </w:numPr>
      </w:pPr>
      <w:r w:rsidRPr="00C41EC2">
        <w:t>Serialization-specific framing definitions for JSON and XML</w:t>
      </w:r>
    </w:p>
    <w:p w14:paraId="6B6382F1" w14:textId="77777777" w:rsidR="00163F34" w:rsidRPr="00C41EC2" w:rsidRDefault="00163F34" w:rsidP="00C41EC2">
      <w:pPr>
        <w:pStyle w:val="ListParagraph"/>
        <w:numPr>
          <w:ilvl w:val="0"/>
          <w:numId w:val="21"/>
        </w:numPr>
      </w:pPr>
      <w:r w:rsidRPr="00C41EC2">
        <w:t>Basic API base (</w:t>
      </w:r>
      <w:proofErr w:type="gramStart"/>
      <w:r w:rsidRPr="00C41EC2">
        <w:t>Python?,</w:t>
      </w:r>
      <w:proofErr w:type="gramEnd"/>
      <w:r w:rsidRPr="00C41EC2">
        <w:t xml:space="preserve"> JAVA?, Go?, other?) for input and output of serialized content in support of tool implementers</w:t>
      </w:r>
    </w:p>
    <w:p w14:paraId="216E1E72" w14:textId="7DAC9D33" w:rsidR="002507BC" w:rsidRDefault="002507BC" w:rsidP="00C41EC2">
      <w:pPr>
        <w:pStyle w:val="ListParagraph"/>
        <w:numPr>
          <w:ilvl w:val="0"/>
          <w:numId w:val="21"/>
        </w:numPr>
      </w:pPr>
      <w:r>
        <w:t>Develop mappings and bridging ontologies for relevant related representations</w:t>
      </w:r>
      <w:bookmarkStart w:id="0" w:name="_GoBack"/>
      <w:ins w:id="1" w:author="Microsoft Office User" w:date="2016-04-29T12:42:00Z">
        <w:r w:rsidR="00906FBA">
          <w:t xml:space="preserve"> (e.g. DOMEX)</w:t>
        </w:r>
      </w:ins>
      <w:bookmarkEnd w:id="0"/>
    </w:p>
    <w:p w14:paraId="0BBB00D4" w14:textId="77777777" w:rsidR="00163F34" w:rsidRDefault="00163F34" w:rsidP="00C41EC2">
      <w:pPr>
        <w:pStyle w:val="ListParagraph"/>
        <w:numPr>
          <w:ilvl w:val="0"/>
          <w:numId w:val="21"/>
        </w:numPr>
      </w:pPr>
      <w:r w:rsidRPr="00C41EC2">
        <w:t>Implementation in plaso</w:t>
      </w:r>
    </w:p>
    <w:p w14:paraId="01AB2B9A" w14:textId="601599ED" w:rsidR="00D462F8" w:rsidRPr="00C41EC2" w:rsidRDefault="00D462F8" w:rsidP="00C41EC2">
      <w:pPr>
        <w:pStyle w:val="ListParagraph"/>
        <w:numPr>
          <w:ilvl w:val="0"/>
          <w:numId w:val="21"/>
        </w:numPr>
      </w:pPr>
      <w:r>
        <w:t xml:space="preserve">Implementation in 2-3 other </w:t>
      </w:r>
      <w:r w:rsidR="00965136">
        <w:t>tools</w:t>
      </w:r>
      <w:ins w:id="2" w:author="Microsoft Office User" w:date="2016-04-29T12:44:00Z">
        <w:r w:rsidR="006C3458">
          <w:t xml:space="preserve"> (e.g. Sleuthkit)</w:t>
        </w:r>
      </w:ins>
    </w:p>
    <w:p w14:paraId="13E2E92A" w14:textId="77777777" w:rsidR="00163F34" w:rsidRPr="00C41EC2" w:rsidRDefault="00163F34" w:rsidP="00C41EC2">
      <w:pPr>
        <w:pStyle w:val="ListParagraph"/>
        <w:numPr>
          <w:ilvl w:val="0"/>
          <w:numId w:val="21"/>
        </w:numPr>
      </w:pPr>
      <w:r w:rsidRPr="00C41EC2">
        <w:t>Appropriate documentation to be determined</w:t>
      </w:r>
    </w:p>
    <w:p w14:paraId="4AC947B9" w14:textId="77777777" w:rsidR="00163F34" w:rsidRDefault="00163F34" w:rsidP="000F10AA">
      <w:pPr>
        <w:tabs>
          <w:tab w:val="left" w:pos="5649"/>
        </w:tabs>
        <w:rPr>
          <w:b/>
          <w:sz w:val="26"/>
          <w:szCs w:val="26"/>
          <w:highlight w:val="yellow"/>
        </w:rPr>
      </w:pPr>
    </w:p>
    <w:p w14:paraId="21035459" w14:textId="77777777" w:rsidR="00C96B70" w:rsidRDefault="00C96B70" w:rsidP="00C41EC2">
      <w:pPr>
        <w:pStyle w:val="Heading2"/>
      </w:pPr>
      <w:r w:rsidRPr="00C41EC2">
        <w:t>Roadmap</w:t>
      </w:r>
    </w:p>
    <w:p w14:paraId="7CBBCCE9" w14:textId="77777777" w:rsidR="00F630E9" w:rsidRDefault="00F630E9" w:rsidP="00C41EC2"/>
    <w:p w14:paraId="2121BA88" w14:textId="77777777" w:rsidR="00F630E9" w:rsidRPr="00C41EC2" w:rsidRDefault="00F630E9" w:rsidP="00C41EC2">
      <w:pPr>
        <w:rPr>
          <w:b/>
        </w:rPr>
      </w:pPr>
      <w:r w:rsidRPr="00C41EC2">
        <w:rPr>
          <w:b/>
        </w:rPr>
        <w:t>Immediate-term task goals:</w:t>
      </w:r>
    </w:p>
    <w:p w14:paraId="25FDC36E" w14:textId="77777777" w:rsidR="00F630E9" w:rsidRPr="00C41EC2" w:rsidRDefault="00F630E9" w:rsidP="00C41EC2">
      <w:pPr>
        <w:pStyle w:val="ListParagraph"/>
        <w:numPr>
          <w:ilvl w:val="0"/>
          <w:numId w:val="22"/>
        </w:numPr>
      </w:pPr>
      <w:r w:rsidRPr="00C41EC2">
        <w:t>Establish a roadmap and initial, draft, high-level informal ontology (based on DFAX but with several modifications) that all participants can agree on</w:t>
      </w:r>
    </w:p>
    <w:p w14:paraId="133F2C81" w14:textId="77777777" w:rsidR="00F630E9" w:rsidRPr="00C41EC2" w:rsidRDefault="00F630E9" w:rsidP="00C41EC2">
      <w:pPr>
        <w:pStyle w:val="ListParagraph"/>
        <w:numPr>
          <w:ilvl w:val="0"/>
          <w:numId w:val="22"/>
        </w:numPr>
      </w:pPr>
      <w:r w:rsidRPr="00C41EC2">
        <w:t>Establish effort nomenclature, branding and communication plan</w:t>
      </w:r>
    </w:p>
    <w:p w14:paraId="799B06A9" w14:textId="77777777" w:rsidR="00F630E9" w:rsidRDefault="00F630E9" w:rsidP="00C41EC2">
      <w:pPr>
        <w:pStyle w:val="ListParagraph"/>
        <w:numPr>
          <w:ilvl w:val="0"/>
          <w:numId w:val="22"/>
        </w:numPr>
      </w:pPr>
      <w:r w:rsidRPr="00C41EC2">
        <w:t>Identify and recruit other key stakeholders into the effort community</w:t>
      </w:r>
    </w:p>
    <w:p w14:paraId="4BB11469" w14:textId="77777777" w:rsidR="00F630E9" w:rsidRPr="00C41EC2" w:rsidRDefault="00F630E9" w:rsidP="00C41EC2"/>
    <w:p w14:paraId="56E960AC" w14:textId="2999FC35" w:rsidR="00F630E9" w:rsidRPr="00C41EC2" w:rsidRDefault="00F630E9" w:rsidP="00C41EC2">
      <w:pPr>
        <w:rPr>
          <w:b/>
        </w:rPr>
      </w:pPr>
      <w:r w:rsidRPr="00C41EC2">
        <w:rPr>
          <w:b/>
        </w:rPr>
        <w:t>Near-term task goals:</w:t>
      </w:r>
    </w:p>
    <w:p w14:paraId="28FFB160" w14:textId="595AA6A7" w:rsidR="00FD1A2D" w:rsidRDefault="004D5B63" w:rsidP="00FD1A2D">
      <w:pPr>
        <w:pStyle w:val="ListParagraph"/>
        <w:numPr>
          <w:ilvl w:val="0"/>
          <w:numId w:val="23"/>
        </w:numPr>
      </w:pPr>
      <w:r w:rsidRPr="001107EA">
        <w:t>Develop initial draft UML conceptual model derived from consensus initial, draft, high-level informal ontology</w:t>
      </w:r>
    </w:p>
    <w:p w14:paraId="6406341A" w14:textId="5D09C41A" w:rsidR="004D5B63" w:rsidRPr="001107EA" w:rsidRDefault="004D5B63" w:rsidP="004D5B63">
      <w:pPr>
        <w:pStyle w:val="ListParagraph"/>
        <w:numPr>
          <w:ilvl w:val="0"/>
          <w:numId w:val="23"/>
        </w:numPr>
      </w:pPr>
      <w:r>
        <w:t>Test OWL and JSON-LD generation from UML conceptual model</w:t>
      </w:r>
    </w:p>
    <w:p w14:paraId="0D2F02DF" w14:textId="57A0B11E" w:rsidR="00F630E9" w:rsidRPr="00C41EC2" w:rsidRDefault="00F630E9" w:rsidP="00C41EC2">
      <w:pPr>
        <w:pStyle w:val="ListParagraph"/>
        <w:numPr>
          <w:ilvl w:val="0"/>
          <w:numId w:val="23"/>
        </w:numPr>
      </w:pPr>
      <w:r w:rsidRPr="00C41EC2">
        <w:lastRenderedPageBreak/>
        <w:t>Develop a</w:t>
      </w:r>
      <w:r w:rsidR="001447B6">
        <w:t>n initial</w:t>
      </w:r>
      <w:r w:rsidRPr="00C41EC2">
        <w:t xml:space="preserve"> proof-of-concept serialization in JSON. This must be tool agnostic, but implemented in plaso as a demonstration, and must also be aligned with the existing NFI JSON.</w:t>
      </w:r>
    </w:p>
    <w:p w14:paraId="5F8DDF74" w14:textId="6A76C764" w:rsidR="00F630E9" w:rsidRDefault="00F630E9" w:rsidP="00C41EC2">
      <w:pPr>
        <w:pStyle w:val="ListParagraph"/>
        <w:numPr>
          <w:ilvl w:val="0"/>
          <w:numId w:val="23"/>
        </w:numPr>
      </w:pPr>
      <w:r w:rsidRPr="00C41EC2">
        <w:t xml:space="preserve">Develop initial proof-of-concept API base library. </w:t>
      </w:r>
    </w:p>
    <w:p w14:paraId="69CC2F40" w14:textId="278F5F90" w:rsidR="004D5B63" w:rsidRPr="00C41EC2" w:rsidRDefault="004D5B63" w:rsidP="00C41EC2">
      <w:pPr>
        <w:pStyle w:val="ListParagraph"/>
        <w:numPr>
          <w:ilvl w:val="0"/>
          <w:numId w:val="23"/>
        </w:numPr>
      </w:pPr>
      <w:r>
        <w:t>Continue ongoing mapping efforts to relevant related representations</w:t>
      </w:r>
    </w:p>
    <w:p w14:paraId="02D440E7" w14:textId="77777777" w:rsidR="00F630E9" w:rsidRPr="00C41EC2" w:rsidRDefault="00F630E9" w:rsidP="00C41EC2">
      <w:pPr>
        <w:pStyle w:val="ListParagraph"/>
        <w:numPr>
          <w:ilvl w:val="0"/>
          <w:numId w:val="23"/>
        </w:numPr>
      </w:pPr>
      <w:r w:rsidRPr="00C41EC2">
        <w:t>Complete initial draft implementation in plaso</w:t>
      </w:r>
    </w:p>
    <w:p w14:paraId="522E815F" w14:textId="77777777" w:rsidR="00F630E9" w:rsidRDefault="00F630E9" w:rsidP="00C41EC2"/>
    <w:p w14:paraId="076ADC81" w14:textId="136D51B3" w:rsidR="00F630E9" w:rsidRPr="00C41EC2" w:rsidRDefault="00F630E9" w:rsidP="00C41EC2">
      <w:pPr>
        <w:rPr>
          <w:b/>
        </w:rPr>
      </w:pPr>
      <w:r w:rsidRPr="00C41EC2">
        <w:rPr>
          <w:b/>
        </w:rPr>
        <w:t>Mid-term task goals:</w:t>
      </w:r>
    </w:p>
    <w:p w14:paraId="2DC57B08" w14:textId="77777777" w:rsidR="00F630E9" w:rsidRDefault="00F630E9" w:rsidP="00C41EC2">
      <w:pPr>
        <w:pStyle w:val="ListParagraph"/>
        <w:numPr>
          <w:ilvl w:val="0"/>
          <w:numId w:val="24"/>
        </w:numPr>
      </w:pPr>
      <w:r w:rsidRPr="00C41EC2">
        <w:t>Iterate and refine UML conceptual model based on continuing community input/feedback and experimentation</w:t>
      </w:r>
    </w:p>
    <w:p w14:paraId="5E23E917" w14:textId="05B84D88" w:rsidR="00FD1A2D" w:rsidRPr="00C41EC2" w:rsidRDefault="00FD1A2D" w:rsidP="00C41EC2">
      <w:pPr>
        <w:pStyle w:val="ListParagraph"/>
        <w:numPr>
          <w:ilvl w:val="1"/>
          <w:numId w:val="24"/>
        </w:numPr>
      </w:pPr>
      <w:r>
        <w:t>Focus on validating and fleshing out uco-di as well as extending uco-observable item/facet coverage</w:t>
      </w:r>
    </w:p>
    <w:p w14:paraId="0C0DA1D3" w14:textId="77777777" w:rsidR="00F630E9" w:rsidRPr="00C41EC2" w:rsidRDefault="00F630E9" w:rsidP="00C41EC2">
      <w:pPr>
        <w:pStyle w:val="ListParagraph"/>
        <w:numPr>
          <w:ilvl w:val="0"/>
          <w:numId w:val="24"/>
        </w:numPr>
      </w:pPr>
      <w:r w:rsidRPr="00C41EC2">
        <w:t>Develop and refine formal OWL ontology</w:t>
      </w:r>
    </w:p>
    <w:p w14:paraId="0205CCCF" w14:textId="77777777" w:rsidR="00F630E9" w:rsidRPr="00C41EC2" w:rsidRDefault="00F630E9" w:rsidP="00C41EC2">
      <w:pPr>
        <w:pStyle w:val="ListParagraph"/>
        <w:numPr>
          <w:ilvl w:val="0"/>
          <w:numId w:val="24"/>
        </w:numPr>
      </w:pPr>
      <w:r w:rsidRPr="00C41EC2">
        <w:t>Develop initial draft of text-based data model specification</w:t>
      </w:r>
    </w:p>
    <w:p w14:paraId="338EDAAC" w14:textId="77777777" w:rsidR="00F630E9" w:rsidRPr="00C41EC2" w:rsidRDefault="00F630E9" w:rsidP="00C41EC2">
      <w:pPr>
        <w:pStyle w:val="ListParagraph"/>
        <w:numPr>
          <w:ilvl w:val="0"/>
          <w:numId w:val="24"/>
        </w:numPr>
      </w:pPr>
      <w:r w:rsidRPr="00C41EC2">
        <w:t>Develop initial JSON-LD serialization implementation and initial draft of JSON-LD serialization binding specification</w:t>
      </w:r>
    </w:p>
    <w:p w14:paraId="0A67B82E" w14:textId="77777777" w:rsidR="00F630E9" w:rsidRPr="00C41EC2" w:rsidRDefault="00F630E9" w:rsidP="00C41EC2">
      <w:pPr>
        <w:pStyle w:val="ListParagraph"/>
        <w:numPr>
          <w:ilvl w:val="1"/>
          <w:numId w:val="24"/>
        </w:numPr>
      </w:pPr>
      <w:r w:rsidRPr="00C41EC2">
        <w:t>Develop initial framing rules for JSON serialization</w:t>
      </w:r>
    </w:p>
    <w:p w14:paraId="48116FF6" w14:textId="12FBD737" w:rsidR="00F630E9" w:rsidRPr="00C41EC2" w:rsidRDefault="00F630E9" w:rsidP="00C41EC2">
      <w:pPr>
        <w:pStyle w:val="ListParagraph"/>
        <w:numPr>
          <w:ilvl w:val="0"/>
          <w:numId w:val="24"/>
        </w:numPr>
      </w:pPr>
      <w:r w:rsidRPr="00C41EC2">
        <w:t>Complete initial draft implementation</w:t>
      </w:r>
      <w:r w:rsidR="00933FFE">
        <w:t>s in 2-3 other tools</w:t>
      </w:r>
      <w:r w:rsidRPr="00C41EC2">
        <w:t>?</w:t>
      </w:r>
    </w:p>
    <w:p w14:paraId="2455D4E4" w14:textId="77777777" w:rsidR="00F630E9" w:rsidRPr="00C41EC2" w:rsidRDefault="00F630E9" w:rsidP="00C41EC2">
      <w:pPr>
        <w:pStyle w:val="ListParagraph"/>
        <w:numPr>
          <w:ilvl w:val="0"/>
          <w:numId w:val="24"/>
        </w:numPr>
      </w:pPr>
      <w:r w:rsidRPr="00C41EC2">
        <w:t>Develop strategic plan for alignment and integration with broader threat-centric cyber defense domain and ecosystem</w:t>
      </w:r>
    </w:p>
    <w:p w14:paraId="5D260003" w14:textId="77777777" w:rsidR="00F630E9" w:rsidRDefault="00F630E9" w:rsidP="00C41EC2"/>
    <w:p w14:paraId="0BD4FBEF" w14:textId="77777777" w:rsidR="00F630E9" w:rsidRPr="00C41EC2" w:rsidRDefault="00F630E9" w:rsidP="00C41EC2">
      <w:pPr>
        <w:rPr>
          <w:b/>
        </w:rPr>
      </w:pPr>
      <w:r w:rsidRPr="00C41EC2">
        <w:rPr>
          <w:b/>
        </w:rPr>
        <w:t>Long-term task goals:</w:t>
      </w:r>
    </w:p>
    <w:p w14:paraId="04D1AFC8" w14:textId="77777777" w:rsidR="00F630E9" w:rsidRPr="00C41EC2" w:rsidRDefault="00F630E9" w:rsidP="00C41EC2">
      <w:pPr>
        <w:pStyle w:val="ListParagraph"/>
        <w:numPr>
          <w:ilvl w:val="0"/>
          <w:numId w:val="25"/>
        </w:numPr>
      </w:pPr>
      <w:r w:rsidRPr="00C41EC2">
        <w:t>Iterate and refine UML conceptual model, OWL ontology, text-based data model specification, JSON-LD serialization binding specification and related implementations, and documentation based on continuing community input/feedback and experimentation</w:t>
      </w:r>
    </w:p>
    <w:p w14:paraId="7B5148B8" w14:textId="77777777" w:rsidR="00F630E9" w:rsidRPr="00C41EC2" w:rsidRDefault="00F630E9" w:rsidP="00C41EC2">
      <w:pPr>
        <w:pStyle w:val="ListParagraph"/>
        <w:numPr>
          <w:ilvl w:val="0"/>
          <w:numId w:val="25"/>
        </w:numPr>
      </w:pPr>
      <w:r w:rsidRPr="00C41EC2">
        <w:t>Iterate, refine and improve API base libraries based on community needs</w:t>
      </w:r>
    </w:p>
    <w:p w14:paraId="785FBC77" w14:textId="77777777" w:rsidR="00F630E9" w:rsidRPr="00C41EC2" w:rsidRDefault="00F630E9" w:rsidP="00C41EC2">
      <w:pPr>
        <w:pStyle w:val="ListParagraph"/>
        <w:numPr>
          <w:ilvl w:val="0"/>
          <w:numId w:val="25"/>
        </w:numPr>
      </w:pPr>
      <w:r w:rsidRPr="00C41EC2">
        <w:t>Iterate and refine tool implementations based on community needs and refinements in underlying data model</w:t>
      </w:r>
    </w:p>
    <w:p w14:paraId="0BCE2ABA" w14:textId="77777777" w:rsidR="00F630E9" w:rsidRPr="00C41EC2" w:rsidRDefault="00F630E9" w:rsidP="00C41EC2">
      <w:pPr>
        <w:pStyle w:val="ListParagraph"/>
        <w:numPr>
          <w:ilvl w:val="0"/>
          <w:numId w:val="25"/>
        </w:numPr>
      </w:pPr>
      <w:r w:rsidRPr="00C41EC2">
        <w:t>Refine and execute against strategic plan for alignment and integration with broader threat-centric cyber defense domain and ecosystem</w:t>
      </w:r>
    </w:p>
    <w:p w14:paraId="60BEFB81" w14:textId="77777777" w:rsidR="00B213D4" w:rsidRPr="00652F21" w:rsidRDefault="00B213D4" w:rsidP="00652F21">
      <w:pPr>
        <w:pStyle w:val="Heading2"/>
        <w:rPr>
          <w:highlight w:val="yellow"/>
        </w:rPr>
      </w:pPr>
    </w:p>
    <w:p w14:paraId="512A5607" w14:textId="77777777" w:rsidR="00D95AA8" w:rsidRDefault="00D95AA8" w:rsidP="000F10AA">
      <w:pPr>
        <w:tabs>
          <w:tab w:val="left" w:pos="5649"/>
        </w:tabs>
      </w:pPr>
    </w:p>
    <w:p w14:paraId="470A7241" w14:textId="4049781B" w:rsidR="001B2258" w:rsidRDefault="00E655A3" w:rsidP="00652F21">
      <w:pPr>
        <w:pStyle w:val="Heading2"/>
      </w:pPr>
      <w:commentRangeStart w:id="3"/>
      <w:r w:rsidRPr="003D5E52">
        <w:t>Vocabulary</w:t>
      </w:r>
      <w:r w:rsidR="001B2258">
        <w:t>:</w:t>
      </w:r>
      <w:commentRangeEnd w:id="3"/>
      <w:r w:rsidR="008B2A57">
        <w:rPr>
          <w:rStyle w:val="CommentReference"/>
          <w:rFonts w:asciiTheme="minorHAnsi" w:eastAsiaTheme="minorHAnsi" w:hAnsiTheme="minorHAnsi" w:cstheme="minorBidi"/>
          <w:color w:val="auto"/>
        </w:rPr>
        <w:commentReference w:id="3"/>
      </w:r>
    </w:p>
    <w:p w14:paraId="00AEE4DD" w14:textId="4E0A4BB5" w:rsidR="00671333" w:rsidRDefault="00671333" w:rsidP="001B2258">
      <w:pPr>
        <w:pStyle w:val="ListParagraph"/>
        <w:numPr>
          <w:ilvl w:val="0"/>
          <w:numId w:val="9"/>
        </w:numPr>
        <w:tabs>
          <w:tab w:val="left" w:pos="5649"/>
        </w:tabs>
      </w:pPr>
      <w:r w:rsidRPr="00BA05FD">
        <w:rPr>
          <w:u w:val="single"/>
        </w:rPr>
        <w:t>Uniform Cyber Ontology (uco)</w:t>
      </w:r>
      <w:r>
        <w:t>:</w:t>
      </w:r>
      <w:r w:rsidR="008B2A57">
        <w:t xml:space="preserve"> </w:t>
      </w:r>
      <w:r w:rsidR="008B2A57" w:rsidRPr="00BA05FD">
        <w:rPr>
          <w:i/>
        </w:rPr>
        <w:t>&lt;definition&gt;</w:t>
      </w:r>
    </w:p>
    <w:p w14:paraId="508E9666" w14:textId="3CF62B3A" w:rsidR="00671333" w:rsidRDefault="00671333" w:rsidP="001B2258">
      <w:pPr>
        <w:pStyle w:val="ListParagraph"/>
        <w:numPr>
          <w:ilvl w:val="0"/>
          <w:numId w:val="9"/>
        </w:numPr>
        <w:tabs>
          <w:tab w:val="left" w:pos="5649"/>
        </w:tabs>
      </w:pPr>
      <w:r w:rsidRPr="00BA05FD">
        <w:rPr>
          <w:u w:val="single"/>
        </w:rPr>
        <w:t>Uniform Cyber Ontology – Core (uco-core)</w:t>
      </w:r>
      <w:r>
        <w:t>:</w:t>
      </w:r>
      <w:r w:rsidR="008B2A57">
        <w:t xml:space="preserve"> </w:t>
      </w:r>
      <w:r w:rsidR="008B2A57" w:rsidRPr="001107EA">
        <w:rPr>
          <w:i/>
        </w:rPr>
        <w:t>&lt;definition&gt;</w:t>
      </w:r>
    </w:p>
    <w:p w14:paraId="1A013650" w14:textId="4EFB4A82" w:rsidR="00AF2380" w:rsidRDefault="00AF2380" w:rsidP="00652F21">
      <w:pPr>
        <w:pStyle w:val="ListParagraph"/>
        <w:numPr>
          <w:ilvl w:val="1"/>
          <w:numId w:val="9"/>
        </w:numPr>
        <w:tabs>
          <w:tab w:val="left" w:pos="5649"/>
        </w:tabs>
      </w:pPr>
      <w:r w:rsidRPr="00BA05FD">
        <w:rPr>
          <w:u w:val="single"/>
        </w:rPr>
        <w:t>UCO-Object</w:t>
      </w:r>
      <w:r>
        <w:t>:</w:t>
      </w:r>
      <w:r w:rsidR="00A648ED">
        <w:t xml:space="preserve"> Base object defining the minimal core set of properties to act as a consistent, unifying and interoperable foundation for all explicit and interrelateable content objects within the Uniform Cyber Ontology (uco).</w:t>
      </w:r>
    </w:p>
    <w:p w14:paraId="245834C2" w14:textId="367055A2" w:rsidR="00D62744" w:rsidRDefault="00D62744" w:rsidP="00652F21">
      <w:pPr>
        <w:pStyle w:val="ListParagraph"/>
        <w:numPr>
          <w:ilvl w:val="1"/>
          <w:numId w:val="9"/>
        </w:numPr>
        <w:tabs>
          <w:tab w:val="left" w:pos="5649"/>
        </w:tabs>
      </w:pPr>
      <w:r w:rsidRPr="00BA05FD">
        <w:rPr>
          <w:u w:val="single"/>
        </w:rPr>
        <w:t>Descriptive Properties</w:t>
      </w:r>
      <w:r>
        <w:t>:</w:t>
      </w:r>
      <w:r w:rsidR="00A648ED">
        <w:t xml:space="preserve"> </w:t>
      </w:r>
      <w:r w:rsidR="008B2A57" w:rsidRPr="001107EA">
        <w:rPr>
          <w:i/>
        </w:rPr>
        <w:t>&lt;definition&gt;</w:t>
      </w:r>
    </w:p>
    <w:p w14:paraId="2DEBCEAB" w14:textId="36823EBC" w:rsidR="00D62744" w:rsidRDefault="00D62744" w:rsidP="00652F21">
      <w:pPr>
        <w:pStyle w:val="ListParagraph"/>
        <w:numPr>
          <w:ilvl w:val="1"/>
          <w:numId w:val="9"/>
        </w:numPr>
        <w:tabs>
          <w:tab w:val="left" w:pos="5649"/>
        </w:tabs>
      </w:pPr>
      <w:r>
        <w:rPr>
          <w:u w:val="single"/>
        </w:rPr>
        <w:t>Relationship</w:t>
      </w:r>
      <w:r>
        <w:t>: An association or link between two uco objects.</w:t>
      </w:r>
    </w:p>
    <w:p w14:paraId="741806AF" w14:textId="7DBB9A16" w:rsidR="00D62744" w:rsidRDefault="00D62744" w:rsidP="00652F21">
      <w:pPr>
        <w:pStyle w:val="ListParagraph"/>
        <w:numPr>
          <w:ilvl w:val="1"/>
          <w:numId w:val="9"/>
        </w:numPr>
        <w:tabs>
          <w:tab w:val="left" w:pos="5649"/>
        </w:tabs>
      </w:pPr>
      <w:r w:rsidRPr="00BA05FD">
        <w:rPr>
          <w:u w:val="single"/>
        </w:rPr>
        <w:t>Controlled Vocabulary</w:t>
      </w:r>
      <w:r>
        <w:t>:</w:t>
      </w:r>
      <w:r w:rsidR="00DE07F8">
        <w:t xml:space="preserve"> </w:t>
      </w:r>
      <w:r w:rsidR="008B2A57" w:rsidRPr="001107EA">
        <w:rPr>
          <w:i/>
        </w:rPr>
        <w:t>&lt;definition&gt;</w:t>
      </w:r>
    </w:p>
    <w:p w14:paraId="26D21E90" w14:textId="78B86B6C" w:rsidR="00D62744" w:rsidRDefault="00D62744" w:rsidP="00652F21">
      <w:pPr>
        <w:pStyle w:val="ListParagraph"/>
        <w:numPr>
          <w:ilvl w:val="1"/>
          <w:numId w:val="9"/>
        </w:numPr>
        <w:tabs>
          <w:tab w:val="left" w:pos="5649"/>
        </w:tabs>
      </w:pPr>
      <w:r w:rsidRPr="00BA05FD">
        <w:rPr>
          <w:u w:val="single"/>
        </w:rPr>
        <w:lastRenderedPageBreak/>
        <w:t>Reference</w:t>
      </w:r>
      <w:r>
        <w:t>:</w:t>
      </w:r>
      <w:r w:rsidR="008B2A57">
        <w:t xml:space="preserve"> </w:t>
      </w:r>
      <w:r w:rsidR="008B2A57" w:rsidRPr="001107EA">
        <w:rPr>
          <w:i/>
        </w:rPr>
        <w:t>&lt;definition&gt;</w:t>
      </w:r>
    </w:p>
    <w:p w14:paraId="0AA18C0D" w14:textId="78240736" w:rsidR="00D62744" w:rsidRDefault="00D62744" w:rsidP="00652F21">
      <w:pPr>
        <w:pStyle w:val="ListParagraph"/>
        <w:numPr>
          <w:ilvl w:val="1"/>
          <w:numId w:val="9"/>
        </w:numPr>
        <w:tabs>
          <w:tab w:val="left" w:pos="5649"/>
        </w:tabs>
      </w:pPr>
      <w:r w:rsidRPr="00BA05FD">
        <w:rPr>
          <w:u w:val="single"/>
        </w:rPr>
        <w:t>Data Marking</w:t>
      </w:r>
      <w:r>
        <w:t>:</w:t>
      </w:r>
      <w:r w:rsidR="008B2A57">
        <w:t xml:space="preserve"> </w:t>
      </w:r>
      <w:r w:rsidR="008B2A57" w:rsidRPr="001107EA">
        <w:rPr>
          <w:i/>
        </w:rPr>
        <w:t>&lt;definition&gt;</w:t>
      </w:r>
    </w:p>
    <w:p w14:paraId="2B46A6D5" w14:textId="7C1D97FC" w:rsidR="00D62744" w:rsidRDefault="00D62744" w:rsidP="00652F21">
      <w:pPr>
        <w:pStyle w:val="ListParagraph"/>
        <w:numPr>
          <w:ilvl w:val="1"/>
          <w:numId w:val="9"/>
        </w:numPr>
        <w:tabs>
          <w:tab w:val="left" w:pos="5649"/>
        </w:tabs>
      </w:pPr>
      <w:r w:rsidRPr="00BA05FD">
        <w:rPr>
          <w:u w:val="single"/>
        </w:rPr>
        <w:t>Tool</w:t>
      </w:r>
      <w:r>
        <w:t>:</w:t>
      </w:r>
      <w:r w:rsidR="008D29DC">
        <w:t xml:space="preserve"> </w:t>
      </w:r>
      <w:r w:rsidR="00CB53DA">
        <w:t xml:space="preserve">Characteristics of a tool used in a cyber context potentially including its usage environment and configuration characteristics. </w:t>
      </w:r>
    </w:p>
    <w:p w14:paraId="1B66AAFC" w14:textId="14C737D4" w:rsidR="00D62744" w:rsidRDefault="00D62744" w:rsidP="00652F21">
      <w:pPr>
        <w:pStyle w:val="ListParagraph"/>
        <w:numPr>
          <w:ilvl w:val="1"/>
          <w:numId w:val="9"/>
        </w:numPr>
        <w:tabs>
          <w:tab w:val="left" w:pos="5649"/>
        </w:tabs>
      </w:pPr>
      <w:r w:rsidRPr="00BA05FD">
        <w:rPr>
          <w:u w:val="single"/>
        </w:rPr>
        <w:t>Location</w:t>
      </w:r>
      <w:r>
        <w:t>:</w:t>
      </w:r>
      <w:r w:rsidR="00CB53DA">
        <w:t xml:space="preserve"> Characterization of a physical geolocation.</w:t>
      </w:r>
    </w:p>
    <w:p w14:paraId="228E85CC" w14:textId="0B0A121B" w:rsidR="00D62744" w:rsidRDefault="00D62744" w:rsidP="00652F21">
      <w:pPr>
        <w:pStyle w:val="ListParagraph"/>
        <w:numPr>
          <w:ilvl w:val="1"/>
          <w:numId w:val="9"/>
        </w:numPr>
        <w:tabs>
          <w:tab w:val="left" w:pos="5649"/>
        </w:tabs>
      </w:pPr>
      <w:r w:rsidRPr="00BA05FD">
        <w:rPr>
          <w:u w:val="single"/>
        </w:rPr>
        <w:t>Timestamp</w:t>
      </w:r>
      <w:r>
        <w:t>:</w:t>
      </w:r>
      <w:r w:rsidR="008B2A57">
        <w:t xml:space="preserve"> </w:t>
      </w:r>
      <w:r w:rsidR="008B2A57" w:rsidRPr="001107EA">
        <w:rPr>
          <w:i/>
        </w:rPr>
        <w:t>&lt;definition&gt;</w:t>
      </w:r>
    </w:p>
    <w:p w14:paraId="7E55A5F3" w14:textId="3B894C09" w:rsidR="00D62744" w:rsidRDefault="00D62744" w:rsidP="00652F21">
      <w:pPr>
        <w:pStyle w:val="ListParagraph"/>
        <w:numPr>
          <w:ilvl w:val="1"/>
          <w:numId w:val="9"/>
        </w:numPr>
        <w:tabs>
          <w:tab w:val="left" w:pos="5649"/>
        </w:tabs>
      </w:pPr>
      <w:r w:rsidRPr="00BA05FD">
        <w:rPr>
          <w:u w:val="single"/>
        </w:rPr>
        <w:t>Time Range</w:t>
      </w:r>
      <w:r>
        <w:t>:</w:t>
      </w:r>
      <w:r w:rsidR="008B2A57">
        <w:t xml:space="preserve"> </w:t>
      </w:r>
      <w:r w:rsidR="008B2A57" w:rsidRPr="001107EA">
        <w:rPr>
          <w:i/>
        </w:rPr>
        <w:t>&lt;definition&gt;</w:t>
      </w:r>
    </w:p>
    <w:p w14:paraId="585A1561" w14:textId="00EF6123" w:rsidR="00D62744" w:rsidRDefault="00D62744" w:rsidP="00652F21">
      <w:pPr>
        <w:pStyle w:val="ListParagraph"/>
        <w:numPr>
          <w:ilvl w:val="1"/>
          <w:numId w:val="9"/>
        </w:numPr>
        <w:tabs>
          <w:tab w:val="left" w:pos="5649"/>
        </w:tabs>
      </w:pPr>
      <w:r w:rsidRPr="00BA05FD">
        <w:rPr>
          <w:u w:val="single"/>
        </w:rPr>
        <w:t>Identity</w:t>
      </w:r>
      <w:r>
        <w:t>:</w:t>
      </w:r>
      <w:r w:rsidR="00DE07F8">
        <w:t xml:space="preserve"> Characterization of the identifying properties of an individual or organization.</w:t>
      </w:r>
    </w:p>
    <w:p w14:paraId="3CCB20A2" w14:textId="490FB742" w:rsidR="00671333" w:rsidRDefault="00671333" w:rsidP="00652F21">
      <w:pPr>
        <w:pStyle w:val="ListParagraph"/>
        <w:numPr>
          <w:ilvl w:val="1"/>
          <w:numId w:val="9"/>
        </w:numPr>
        <w:tabs>
          <w:tab w:val="left" w:pos="5649"/>
        </w:tabs>
      </w:pPr>
      <w:r w:rsidRPr="00BA05FD">
        <w:rPr>
          <w:u w:val="single"/>
        </w:rPr>
        <w:t>Observation</w:t>
      </w:r>
      <w:r>
        <w:t xml:space="preserve">: </w:t>
      </w:r>
      <w:r w:rsidR="008B2A57">
        <w:t xml:space="preserve"> </w:t>
      </w:r>
      <w:r w:rsidR="008B2A57" w:rsidRPr="001107EA">
        <w:rPr>
          <w:i/>
        </w:rPr>
        <w:t>&lt;definition&gt;</w:t>
      </w:r>
    </w:p>
    <w:p w14:paraId="7EF803D4" w14:textId="59EEF5CC" w:rsidR="00062772" w:rsidRDefault="00671333" w:rsidP="00652F21">
      <w:pPr>
        <w:pStyle w:val="ListParagraph"/>
        <w:numPr>
          <w:ilvl w:val="1"/>
          <w:numId w:val="9"/>
        </w:numPr>
        <w:tabs>
          <w:tab w:val="left" w:pos="5649"/>
        </w:tabs>
      </w:pPr>
      <w:r>
        <w:rPr>
          <w:u w:val="single"/>
        </w:rPr>
        <w:t>Item</w:t>
      </w:r>
      <w:r>
        <w:t xml:space="preserve">: Physical or digital objects or entities, such as a mobile device, a file extracted from a device, an email address extracted from a file. </w:t>
      </w:r>
    </w:p>
    <w:p w14:paraId="4767F1C8" w14:textId="03A90456" w:rsidR="00671333" w:rsidRDefault="00062772" w:rsidP="00652F21">
      <w:pPr>
        <w:pStyle w:val="ListParagraph"/>
        <w:numPr>
          <w:ilvl w:val="1"/>
          <w:numId w:val="9"/>
        </w:numPr>
        <w:tabs>
          <w:tab w:val="left" w:pos="5649"/>
        </w:tabs>
      </w:pPr>
      <w:r w:rsidRPr="00BA05FD">
        <w:rPr>
          <w:u w:val="single"/>
        </w:rPr>
        <w:t>Assertion</w:t>
      </w:r>
      <w:r>
        <w:t xml:space="preserve">: </w:t>
      </w:r>
      <w:r w:rsidR="002F015E">
        <w:t>Statement of opinion based on inference, reasoning or analytic interpretation of factual observations and other relevant context.</w:t>
      </w:r>
    </w:p>
    <w:p w14:paraId="08FF51CA" w14:textId="45C82163" w:rsidR="00062772" w:rsidRDefault="00062772" w:rsidP="00652F21">
      <w:pPr>
        <w:pStyle w:val="ListParagraph"/>
        <w:numPr>
          <w:ilvl w:val="1"/>
          <w:numId w:val="9"/>
        </w:numPr>
        <w:tabs>
          <w:tab w:val="left" w:pos="5649"/>
        </w:tabs>
      </w:pPr>
      <w:r>
        <w:rPr>
          <w:u w:val="single"/>
        </w:rPr>
        <w:t>Pattern</w:t>
      </w:r>
      <w:r w:rsidRPr="001107EA">
        <w:t>:</w:t>
      </w:r>
      <w:r>
        <w:t xml:space="preserve"> </w:t>
      </w:r>
      <w:r w:rsidR="008B2A57" w:rsidRPr="001107EA">
        <w:rPr>
          <w:i/>
        </w:rPr>
        <w:t>&lt;definition&gt;</w:t>
      </w:r>
    </w:p>
    <w:p w14:paraId="1C3F47AD" w14:textId="485AE8B1" w:rsidR="00062772" w:rsidRDefault="00062772" w:rsidP="00652F21">
      <w:pPr>
        <w:pStyle w:val="ListParagraph"/>
        <w:numPr>
          <w:ilvl w:val="1"/>
          <w:numId w:val="9"/>
        </w:numPr>
        <w:tabs>
          <w:tab w:val="left" w:pos="5649"/>
        </w:tabs>
      </w:pPr>
      <w:r w:rsidRPr="00BA05FD">
        <w:rPr>
          <w:u w:val="single"/>
        </w:rPr>
        <w:t>Package</w:t>
      </w:r>
      <w:r>
        <w:t>:</w:t>
      </w:r>
      <w:r w:rsidR="008B2A57">
        <w:t xml:space="preserve"> </w:t>
      </w:r>
      <w:r w:rsidR="008B2A57" w:rsidRPr="001107EA">
        <w:rPr>
          <w:i/>
        </w:rPr>
        <w:t>&lt;definition&gt;</w:t>
      </w:r>
    </w:p>
    <w:p w14:paraId="0C8D3DC7" w14:textId="77777777" w:rsidR="00062772" w:rsidRDefault="00062772" w:rsidP="00652F21">
      <w:pPr>
        <w:pStyle w:val="ListParagraph"/>
        <w:numPr>
          <w:ilvl w:val="1"/>
          <w:numId w:val="9"/>
        </w:numPr>
        <w:tabs>
          <w:tab w:val="left" w:pos="5649"/>
        </w:tabs>
      </w:pPr>
      <w:r>
        <w:rPr>
          <w:u w:val="single"/>
        </w:rPr>
        <w:t>Grouping</w:t>
      </w:r>
      <w:r w:rsidRPr="00281D8B">
        <w:t xml:space="preserve">: </w:t>
      </w:r>
      <w:r>
        <w:t>An assortment of items that are logically grouped together. For instance, a MESSAGES are logically grouped into a THREAD.</w:t>
      </w:r>
    </w:p>
    <w:p w14:paraId="41B7AF57" w14:textId="2185AE5A" w:rsidR="00671333" w:rsidRDefault="00671333" w:rsidP="00671333">
      <w:pPr>
        <w:pStyle w:val="ListParagraph"/>
        <w:numPr>
          <w:ilvl w:val="0"/>
          <w:numId w:val="9"/>
        </w:numPr>
        <w:tabs>
          <w:tab w:val="left" w:pos="5649"/>
        </w:tabs>
      </w:pPr>
      <w:r>
        <w:t>Uniform Cyber Ontology – Observable (uco-obs):</w:t>
      </w:r>
      <w:r w:rsidR="008B2A57">
        <w:t xml:space="preserve"> </w:t>
      </w:r>
      <w:r w:rsidR="008B2A57" w:rsidRPr="001107EA">
        <w:rPr>
          <w:i/>
        </w:rPr>
        <w:t>&lt;definition&gt;</w:t>
      </w:r>
    </w:p>
    <w:p w14:paraId="774C5414" w14:textId="45AFE3FC" w:rsidR="00671333" w:rsidRPr="00652F21" w:rsidRDefault="00671333" w:rsidP="00652F21">
      <w:pPr>
        <w:pStyle w:val="ListParagraph"/>
        <w:numPr>
          <w:ilvl w:val="1"/>
          <w:numId w:val="9"/>
        </w:numPr>
        <w:tabs>
          <w:tab w:val="left" w:pos="5649"/>
        </w:tabs>
      </w:pPr>
      <w:r w:rsidRPr="00BA05FD">
        <w:rPr>
          <w:u w:val="single"/>
        </w:rPr>
        <w:t>Cyber Observation</w:t>
      </w:r>
      <w:r>
        <w:t>:</w:t>
      </w:r>
      <w:r w:rsidR="008B2A57">
        <w:t xml:space="preserve"> </w:t>
      </w:r>
      <w:r w:rsidR="008B2A57" w:rsidRPr="001107EA">
        <w:rPr>
          <w:i/>
        </w:rPr>
        <w:t>&lt;definition&gt;</w:t>
      </w:r>
    </w:p>
    <w:p w14:paraId="24137BC9" w14:textId="5D5BF9BE" w:rsidR="00671333" w:rsidRDefault="00671333" w:rsidP="00652F21">
      <w:pPr>
        <w:pStyle w:val="ListParagraph"/>
        <w:numPr>
          <w:ilvl w:val="1"/>
          <w:numId w:val="9"/>
        </w:numPr>
        <w:tabs>
          <w:tab w:val="left" w:pos="5649"/>
        </w:tabs>
      </w:pPr>
      <w:r>
        <w:rPr>
          <w:u w:val="single"/>
        </w:rPr>
        <w:t>Cyber Item</w:t>
      </w:r>
      <w:r w:rsidRPr="00652F21">
        <w:t>:</w:t>
      </w:r>
      <w:r>
        <w:t xml:space="preserve"> </w:t>
      </w:r>
      <w:r w:rsidR="008B2A57">
        <w:t xml:space="preserve"> </w:t>
      </w:r>
      <w:r w:rsidR="008B2A57" w:rsidRPr="001107EA">
        <w:rPr>
          <w:i/>
        </w:rPr>
        <w:t>&lt;definition&gt;</w:t>
      </w:r>
    </w:p>
    <w:p w14:paraId="5D42FDF4" w14:textId="47F1D72D" w:rsidR="001B2258" w:rsidRDefault="00671333" w:rsidP="00652F21">
      <w:pPr>
        <w:pStyle w:val="ListParagraph"/>
        <w:numPr>
          <w:ilvl w:val="1"/>
          <w:numId w:val="9"/>
        </w:numPr>
        <w:tabs>
          <w:tab w:val="left" w:pos="5649"/>
        </w:tabs>
      </w:pPr>
      <w:r>
        <w:rPr>
          <w:u w:val="single"/>
        </w:rPr>
        <w:t xml:space="preserve">Cyber Item </w:t>
      </w:r>
      <w:r w:rsidR="001B2258" w:rsidRPr="001B2258">
        <w:rPr>
          <w:u w:val="single"/>
        </w:rPr>
        <w:t>Facet</w:t>
      </w:r>
      <w:r w:rsidR="0093357F">
        <w:t xml:space="preserve">: </w:t>
      </w:r>
      <w:r w:rsidR="002F015E">
        <w:t>Contextually related c</w:t>
      </w:r>
      <w:r w:rsidR="0093357F">
        <w:t>haracteristics of an item. For example, a file can have multiple facets (</w:t>
      </w:r>
      <w:r w:rsidR="002F015E">
        <w:t xml:space="preserve">file, file system, </w:t>
      </w:r>
      <w:r w:rsidR="0093357F">
        <w:t>picture, JPG, thumbnail)</w:t>
      </w:r>
      <w:r w:rsidR="002F015E">
        <w:t xml:space="preserve"> each with its own set of properties</w:t>
      </w:r>
      <w:r w:rsidR="0093357F">
        <w:t>.</w:t>
      </w:r>
    </w:p>
    <w:p w14:paraId="7EC6F9E0" w14:textId="134931D1" w:rsidR="00062772" w:rsidRDefault="00062772" w:rsidP="00652F21">
      <w:pPr>
        <w:pStyle w:val="ListParagraph"/>
        <w:numPr>
          <w:ilvl w:val="1"/>
          <w:numId w:val="9"/>
        </w:numPr>
        <w:tabs>
          <w:tab w:val="left" w:pos="5649"/>
        </w:tabs>
      </w:pPr>
      <w:r>
        <w:rPr>
          <w:u w:val="single"/>
        </w:rPr>
        <w:t>Cyber Action</w:t>
      </w:r>
      <w:r w:rsidRPr="001107EA">
        <w:t>:</w:t>
      </w:r>
      <w:r w:rsidR="008B2A57">
        <w:t xml:space="preserve"> </w:t>
      </w:r>
      <w:r w:rsidR="008B2A57" w:rsidRPr="001107EA">
        <w:rPr>
          <w:i/>
        </w:rPr>
        <w:t>&lt;definition&gt;</w:t>
      </w:r>
    </w:p>
    <w:p w14:paraId="0119D802" w14:textId="3E60E7B4" w:rsidR="00D62744" w:rsidRDefault="00D62744" w:rsidP="00652F21">
      <w:pPr>
        <w:pStyle w:val="ListParagraph"/>
        <w:numPr>
          <w:ilvl w:val="1"/>
          <w:numId w:val="9"/>
        </w:numPr>
        <w:tabs>
          <w:tab w:val="left" w:pos="5649"/>
        </w:tabs>
      </w:pPr>
      <w:r>
        <w:rPr>
          <w:u w:val="single"/>
        </w:rPr>
        <w:t>Cyber Relationship</w:t>
      </w:r>
      <w:r w:rsidRPr="001107EA">
        <w:t>:</w:t>
      </w:r>
      <w:r>
        <w:t xml:space="preserve"> An association or link between two uco-obs objects.</w:t>
      </w:r>
    </w:p>
    <w:p w14:paraId="30555B16" w14:textId="3B885A86" w:rsidR="00671333" w:rsidRDefault="00671333" w:rsidP="00D62744">
      <w:pPr>
        <w:pStyle w:val="ListParagraph"/>
        <w:numPr>
          <w:ilvl w:val="0"/>
          <w:numId w:val="9"/>
        </w:numPr>
        <w:tabs>
          <w:tab w:val="left" w:pos="5649"/>
        </w:tabs>
      </w:pPr>
      <w:r>
        <w:rPr>
          <w:u w:val="single"/>
        </w:rPr>
        <w:t>Uniform Cyber Ontology – Action (uco-action):</w:t>
      </w:r>
      <w:r w:rsidR="008B2A57">
        <w:rPr>
          <w:u w:val="single"/>
        </w:rPr>
        <w:t xml:space="preserve"> </w:t>
      </w:r>
      <w:r w:rsidR="008B2A57" w:rsidRPr="001107EA">
        <w:rPr>
          <w:i/>
        </w:rPr>
        <w:t>&lt;definition&gt;</w:t>
      </w:r>
    </w:p>
    <w:p w14:paraId="10178B7C" w14:textId="43C38EA3" w:rsidR="001B2258" w:rsidRDefault="001B2258" w:rsidP="00652F21">
      <w:pPr>
        <w:pStyle w:val="ListParagraph"/>
        <w:numPr>
          <w:ilvl w:val="1"/>
          <w:numId w:val="9"/>
        </w:numPr>
        <w:tabs>
          <w:tab w:val="left" w:pos="5649"/>
        </w:tabs>
      </w:pPr>
      <w:r w:rsidRPr="001B2258">
        <w:rPr>
          <w:u w:val="single"/>
        </w:rPr>
        <w:t>Action</w:t>
      </w:r>
      <w:r>
        <w:t xml:space="preserve">: </w:t>
      </w:r>
      <w:commentRangeStart w:id="4"/>
      <w:r>
        <w:t xml:space="preserve">Some </w:t>
      </w:r>
      <w:r w:rsidR="00882943">
        <w:t xml:space="preserve">observed </w:t>
      </w:r>
      <w:r>
        <w:t xml:space="preserve">activity </w:t>
      </w:r>
      <w:r w:rsidR="00882943">
        <w:t>caused by a person or system</w:t>
      </w:r>
      <w:r w:rsidR="005F7960">
        <w:t>, which may be associated with item(s)</w:t>
      </w:r>
      <w:r>
        <w:t>.</w:t>
      </w:r>
      <w:r w:rsidR="00C145DB">
        <w:t xml:space="preserve"> For instance, execution of malware can </w:t>
      </w:r>
      <w:r w:rsidR="000A2CEE">
        <w:t>result in various files, Registry entries, logs, etc.</w:t>
      </w:r>
      <w:r w:rsidR="00396344">
        <w:t xml:space="preserve"> Actions can </w:t>
      </w:r>
      <w:r w:rsidR="00396344" w:rsidRPr="001B2258">
        <w:t>be an adjunction (object added to the crime scene, matter transferred, malware stored on a computer), a suppression (object stolen, file deleted), a transformation (misplaced/displaced object in a crime scene, file moved), a change of state (modified access rights of a file).</w:t>
      </w:r>
      <w:commentRangeEnd w:id="4"/>
      <w:r w:rsidR="008B2A57">
        <w:rPr>
          <w:rStyle w:val="CommentReference"/>
        </w:rPr>
        <w:commentReference w:id="4"/>
      </w:r>
    </w:p>
    <w:p w14:paraId="30E822F6" w14:textId="463E5742" w:rsidR="005A50D5" w:rsidRDefault="005A50D5" w:rsidP="00652F21">
      <w:pPr>
        <w:pStyle w:val="ListParagraph"/>
        <w:numPr>
          <w:ilvl w:val="1"/>
          <w:numId w:val="9"/>
        </w:numPr>
        <w:tabs>
          <w:tab w:val="left" w:pos="5649"/>
        </w:tabs>
      </w:pPr>
      <w:r w:rsidRPr="008B2A57">
        <w:rPr>
          <w:u w:val="single"/>
        </w:rPr>
        <w:t>Action Pattern</w:t>
      </w:r>
      <w:r w:rsidRPr="00652F21">
        <w:t>:</w:t>
      </w:r>
      <w:r w:rsidR="008B2A57">
        <w:t xml:space="preserve"> </w:t>
      </w:r>
      <w:r w:rsidR="008B2A57" w:rsidRPr="001107EA">
        <w:rPr>
          <w:i/>
        </w:rPr>
        <w:t>&lt;definition&gt;</w:t>
      </w:r>
    </w:p>
    <w:p w14:paraId="5FE0ECA8" w14:textId="2EB4E0C3" w:rsidR="005A50D5" w:rsidRDefault="005A50D5" w:rsidP="00652F21">
      <w:pPr>
        <w:pStyle w:val="ListParagraph"/>
        <w:numPr>
          <w:ilvl w:val="1"/>
          <w:numId w:val="9"/>
        </w:numPr>
        <w:tabs>
          <w:tab w:val="left" w:pos="5649"/>
        </w:tabs>
      </w:pPr>
      <w:r w:rsidRPr="00BA05FD">
        <w:rPr>
          <w:u w:val="single"/>
        </w:rPr>
        <w:t>Action Lifecycle</w:t>
      </w:r>
      <w:r>
        <w:t>:</w:t>
      </w:r>
      <w:r w:rsidR="008B2A57">
        <w:t xml:space="preserve"> </w:t>
      </w:r>
      <w:r w:rsidR="008B2A57" w:rsidRPr="001107EA">
        <w:rPr>
          <w:i/>
        </w:rPr>
        <w:t>&lt;definition&gt;</w:t>
      </w:r>
    </w:p>
    <w:p w14:paraId="52E3DD9E" w14:textId="480BB2EB" w:rsidR="005A50D5" w:rsidRDefault="005A50D5" w:rsidP="00652F21">
      <w:pPr>
        <w:pStyle w:val="ListParagraph"/>
        <w:numPr>
          <w:ilvl w:val="1"/>
          <w:numId w:val="9"/>
        </w:numPr>
        <w:tabs>
          <w:tab w:val="left" w:pos="5649"/>
        </w:tabs>
      </w:pPr>
      <w:r w:rsidRPr="00BA05FD">
        <w:rPr>
          <w:u w:val="single"/>
        </w:rPr>
        <w:t>Action Lifecycle Phase</w:t>
      </w:r>
      <w:r>
        <w:t>:</w:t>
      </w:r>
      <w:r w:rsidR="008B2A57">
        <w:t xml:space="preserve"> </w:t>
      </w:r>
      <w:r w:rsidR="008B2A57" w:rsidRPr="001107EA">
        <w:rPr>
          <w:i/>
        </w:rPr>
        <w:t>&lt;definition&gt;</w:t>
      </w:r>
    </w:p>
    <w:p w14:paraId="1919DBEF" w14:textId="4832C45B" w:rsidR="005A50D5" w:rsidRDefault="005A50D5" w:rsidP="00652F21">
      <w:pPr>
        <w:pStyle w:val="ListParagraph"/>
        <w:numPr>
          <w:ilvl w:val="1"/>
          <w:numId w:val="9"/>
        </w:numPr>
        <w:tabs>
          <w:tab w:val="left" w:pos="5649"/>
        </w:tabs>
      </w:pPr>
      <w:r w:rsidRPr="00BA05FD">
        <w:rPr>
          <w:u w:val="single"/>
        </w:rPr>
        <w:t>Attack Pattern</w:t>
      </w:r>
      <w:r>
        <w:t>:</w:t>
      </w:r>
      <w:r w:rsidR="008B2A57">
        <w:t xml:space="preserve"> </w:t>
      </w:r>
      <w:r w:rsidR="008B2A57" w:rsidRPr="001107EA">
        <w:rPr>
          <w:i/>
        </w:rPr>
        <w:t>&lt;definition&gt;</w:t>
      </w:r>
    </w:p>
    <w:p w14:paraId="615A767C" w14:textId="13321CE3" w:rsidR="005A50D5" w:rsidRDefault="005A50D5" w:rsidP="00652F21">
      <w:pPr>
        <w:pStyle w:val="ListParagraph"/>
        <w:numPr>
          <w:ilvl w:val="1"/>
          <w:numId w:val="9"/>
        </w:numPr>
        <w:tabs>
          <w:tab w:val="left" w:pos="5649"/>
        </w:tabs>
      </w:pPr>
      <w:r w:rsidRPr="00BA05FD">
        <w:rPr>
          <w:u w:val="single"/>
        </w:rPr>
        <w:t>Vulnerability Pattern</w:t>
      </w:r>
      <w:r>
        <w:t>:</w:t>
      </w:r>
      <w:r w:rsidR="008B2A57">
        <w:t xml:space="preserve"> </w:t>
      </w:r>
      <w:r w:rsidR="008B2A57" w:rsidRPr="001107EA">
        <w:rPr>
          <w:i/>
        </w:rPr>
        <w:t>&lt;definition&gt;</w:t>
      </w:r>
    </w:p>
    <w:p w14:paraId="4F031DC7" w14:textId="034DFAD7" w:rsidR="00062772" w:rsidRDefault="00062772" w:rsidP="00062772">
      <w:pPr>
        <w:pStyle w:val="ListParagraph"/>
        <w:numPr>
          <w:ilvl w:val="0"/>
          <w:numId w:val="9"/>
        </w:numPr>
        <w:tabs>
          <w:tab w:val="left" w:pos="5649"/>
        </w:tabs>
      </w:pPr>
      <w:r>
        <w:rPr>
          <w:u w:val="single"/>
        </w:rPr>
        <w:t>Uniform Cyber Ontology – Digital Investigation (uco-di):</w:t>
      </w:r>
    </w:p>
    <w:p w14:paraId="431E203F" w14:textId="379A69AD" w:rsidR="005A50D5" w:rsidRDefault="005A50D5" w:rsidP="00652F21">
      <w:pPr>
        <w:pStyle w:val="ListParagraph"/>
        <w:numPr>
          <w:ilvl w:val="1"/>
          <w:numId w:val="9"/>
        </w:numPr>
        <w:tabs>
          <w:tab w:val="left" w:pos="5649"/>
        </w:tabs>
      </w:pPr>
      <w:r w:rsidRPr="00BA05FD">
        <w:rPr>
          <w:u w:val="single"/>
        </w:rPr>
        <w:t>Case</w:t>
      </w:r>
      <w:r>
        <w:t>:</w:t>
      </w:r>
      <w:r w:rsidR="008B2A57">
        <w:t xml:space="preserve"> </w:t>
      </w:r>
      <w:r w:rsidR="008B2A57" w:rsidRPr="001107EA">
        <w:rPr>
          <w:i/>
        </w:rPr>
        <w:t>&lt;definition&gt;</w:t>
      </w:r>
    </w:p>
    <w:p w14:paraId="0E5C74CB" w14:textId="75D7D77E" w:rsidR="00671333" w:rsidRDefault="00671333" w:rsidP="00652F21">
      <w:pPr>
        <w:pStyle w:val="ListParagraph"/>
        <w:numPr>
          <w:ilvl w:val="1"/>
          <w:numId w:val="9"/>
        </w:numPr>
        <w:tabs>
          <w:tab w:val="left" w:pos="5649"/>
        </w:tabs>
      </w:pPr>
      <w:r w:rsidRPr="00BA05FD">
        <w:rPr>
          <w:u w:val="single"/>
        </w:rPr>
        <w:t>Forensic Action</w:t>
      </w:r>
      <w:r>
        <w:t>:</w:t>
      </w:r>
      <w:r w:rsidR="008B2A57">
        <w:t xml:space="preserve"> </w:t>
      </w:r>
      <w:r w:rsidR="008B2A57" w:rsidRPr="001107EA">
        <w:rPr>
          <w:i/>
        </w:rPr>
        <w:t>&lt;definition&gt;</w:t>
      </w:r>
    </w:p>
    <w:p w14:paraId="2854A796" w14:textId="65EDA87C" w:rsidR="00EF64ED" w:rsidRDefault="00C63931" w:rsidP="00652F21">
      <w:pPr>
        <w:pStyle w:val="ListParagraph"/>
        <w:numPr>
          <w:ilvl w:val="1"/>
          <w:numId w:val="9"/>
        </w:numPr>
        <w:tabs>
          <w:tab w:val="left" w:pos="5649"/>
        </w:tabs>
      </w:pPr>
      <w:r w:rsidRPr="008B2A57">
        <w:rPr>
          <w:u w:val="single"/>
        </w:rPr>
        <w:t>Provenance</w:t>
      </w:r>
      <w:r w:rsidRPr="00C63931">
        <w:t>:</w:t>
      </w:r>
      <w:r>
        <w:t xml:space="preserve"> </w:t>
      </w:r>
      <w:r w:rsidR="00D33AAA">
        <w:t>Where an item originated or was found, as well as how an item was handled after it was found.</w:t>
      </w:r>
    </w:p>
    <w:p w14:paraId="4FFE8388" w14:textId="3E04B324" w:rsidR="00671333" w:rsidRDefault="00671333" w:rsidP="00652F21">
      <w:pPr>
        <w:pStyle w:val="ListParagraph"/>
        <w:numPr>
          <w:ilvl w:val="1"/>
          <w:numId w:val="9"/>
        </w:numPr>
        <w:tabs>
          <w:tab w:val="left" w:pos="5649"/>
        </w:tabs>
      </w:pPr>
      <w:r w:rsidRPr="008B2A57">
        <w:rPr>
          <w:u w:val="single"/>
        </w:rPr>
        <w:lastRenderedPageBreak/>
        <w:t>Provenance Record</w:t>
      </w:r>
      <w:r w:rsidRPr="00652F21">
        <w:t>:</w:t>
      </w:r>
      <w:r w:rsidR="008B2A57">
        <w:t xml:space="preserve"> </w:t>
      </w:r>
      <w:r w:rsidR="008B2A57" w:rsidRPr="001107EA">
        <w:rPr>
          <w:i/>
        </w:rPr>
        <w:t>&lt;definition&gt;</w:t>
      </w:r>
    </w:p>
    <w:p w14:paraId="3C09304B" w14:textId="50FB80EA" w:rsidR="005A50D5" w:rsidRDefault="005A50D5" w:rsidP="00652F21">
      <w:pPr>
        <w:pStyle w:val="ListParagraph"/>
        <w:numPr>
          <w:ilvl w:val="1"/>
          <w:numId w:val="9"/>
        </w:numPr>
        <w:tabs>
          <w:tab w:val="left" w:pos="5649"/>
        </w:tabs>
      </w:pPr>
      <w:r w:rsidRPr="00BA05FD">
        <w:rPr>
          <w:u w:val="single"/>
        </w:rPr>
        <w:t>Environmental Characteristic</w:t>
      </w:r>
      <w:r>
        <w:t>:</w:t>
      </w:r>
      <w:r w:rsidR="008B2A57" w:rsidRPr="008B2A57">
        <w:rPr>
          <w:i/>
        </w:rPr>
        <w:t xml:space="preserve"> </w:t>
      </w:r>
      <w:r w:rsidR="008B2A57" w:rsidRPr="001107EA">
        <w:rPr>
          <w:i/>
        </w:rPr>
        <w:t>&lt;definition&gt;</w:t>
      </w:r>
    </w:p>
    <w:p w14:paraId="1262094A" w14:textId="02E71EAF" w:rsidR="005A50D5" w:rsidRDefault="005A50D5" w:rsidP="00652F21">
      <w:pPr>
        <w:pStyle w:val="ListParagraph"/>
        <w:numPr>
          <w:ilvl w:val="1"/>
          <w:numId w:val="9"/>
        </w:numPr>
        <w:tabs>
          <w:tab w:val="left" w:pos="5649"/>
        </w:tabs>
      </w:pPr>
      <w:r w:rsidRPr="00BA05FD">
        <w:rPr>
          <w:u w:val="single"/>
        </w:rPr>
        <w:t>Authorization</w:t>
      </w:r>
      <w:r>
        <w:t>:</w:t>
      </w:r>
      <w:r w:rsidR="008B2A57">
        <w:t xml:space="preserve"> </w:t>
      </w:r>
      <w:r w:rsidR="008B2A57" w:rsidRPr="001107EA">
        <w:rPr>
          <w:i/>
        </w:rPr>
        <w:t>&lt;definition&gt;</w:t>
      </w:r>
    </w:p>
    <w:p w14:paraId="48E2F7DA" w14:textId="5727E0B2" w:rsidR="005A50D5" w:rsidRDefault="005A50D5" w:rsidP="00652F21">
      <w:pPr>
        <w:pStyle w:val="ListParagraph"/>
        <w:numPr>
          <w:ilvl w:val="1"/>
          <w:numId w:val="9"/>
        </w:numPr>
        <w:tabs>
          <w:tab w:val="left" w:pos="5649"/>
        </w:tabs>
      </w:pPr>
      <w:r w:rsidRPr="00BA05FD">
        <w:rPr>
          <w:u w:val="single"/>
        </w:rPr>
        <w:t>Attorney</w:t>
      </w:r>
      <w:r>
        <w:t>:</w:t>
      </w:r>
      <w:r w:rsidR="008B2A57">
        <w:t xml:space="preserve"> </w:t>
      </w:r>
      <w:r w:rsidR="008B2A57" w:rsidRPr="001107EA">
        <w:rPr>
          <w:i/>
        </w:rPr>
        <w:t>&lt;definition&gt;</w:t>
      </w:r>
    </w:p>
    <w:p w14:paraId="5193978B" w14:textId="20DDB5C1" w:rsidR="005A50D5" w:rsidRDefault="005A50D5" w:rsidP="00652F21">
      <w:pPr>
        <w:pStyle w:val="ListParagraph"/>
        <w:numPr>
          <w:ilvl w:val="1"/>
          <w:numId w:val="9"/>
        </w:numPr>
        <w:tabs>
          <w:tab w:val="left" w:pos="5649"/>
        </w:tabs>
      </w:pPr>
      <w:r w:rsidRPr="00BA05FD">
        <w:rPr>
          <w:u w:val="single"/>
        </w:rPr>
        <w:t>Investigator</w:t>
      </w:r>
      <w:r>
        <w:t>:</w:t>
      </w:r>
      <w:r w:rsidR="008B2A57">
        <w:t xml:space="preserve"> </w:t>
      </w:r>
      <w:r w:rsidR="008B2A57" w:rsidRPr="001107EA">
        <w:rPr>
          <w:i/>
        </w:rPr>
        <w:t>&lt;definition&gt;</w:t>
      </w:r>
    </w:p>
    <w:p w14:paraId="21CE8231" w14:textId="714466B4" w:rsidR="005A50D5" w:rsidRDefault="005A50D5" w:rsidP="00652F21">
      <w:pPr>
        <w:pStyle w:val="ListParagraph"/>
        <w:numPr>
          <w:ilvl w:val="1"/>
          <w:numId w:val="9"/>
        </w:numPr>
        <w:tabs>
          <w:tab w:val="left" w:pos="5649"/>
        </w:tabs>
      </w:pPr>
      <w:r w:rsidRPr="00BA05FD">
        <w:rPr>
          <w:u w:val="single"/>
        </w:rPr>
        <w:t>Examiner</w:t>
      </w:r>
      <w:r>
        <w:t>:</w:t>
      </w:r>
      <w:r w:rsidR="008B2A57">
        <w:t xml:space="preserve"> </w:t>
      </w:r>
      <w:r w:rsidR="008B2A57" w:rsidRPr="001107EA">
        <w:rPr>
          <w:i/>
        </w:rPr>
        <w:t>&lt;definition&gt;</w:t>
      </w:r>
    </w:p>
    <w:p w14:paraId="7DCAE2E3" w14:textId="7491953C" w:rsidR="00D62744" w:rsidRDefault="00D62744" w:rsidP="00D62744">
      <w:pPr>
        <w:pStyle w:val="ListParagraph"/>
        <w:numPr>
          <w:ilvl w:val="0"/>
          <w:numId w:val="9"/>
        </w:numPr>
        <w:tabs>
          <w:tab w:val="left" w:pos="5649"/>
        </w:tabs>
      </w:pPr>
      <w:r>
        <w:t>Uniform Cyber Ontology – Victim (uco-victim):</w:t>
      </w:r>
    </w:p>
    <w:p w14:paraId="154AE075" w14:textId="36920AE4" w:rsidR="00D62744" w:rsidRDefault="00D62744" w:rsidP="00652F21">
      <w:pPr>
        <w:pStyle w:val="ListParagraph"/>
        <w:numPr>
          <w:ilvl w:val="1"/>
          <w:numId w:val="9"/>
        </w:numPr>
        <w:tabs>
          <w:tab w:val="left" w:pos="5649"/>
        </w:tabs>
      </w:pPr>
      <w:r w:rsidRPr="00BA05FD">
        <w:rPr>
          <w:u w:val="single"/>
        </w:rPr>
        <w:t>Victim</w:t>
      </w:r>
      <w:r>
        <w:t>:</w:t>
      </w:r>
      <w:r w:rsidR="00BD0932">
        <w:t xml:space="preserve"> The individual or organization that is/was the target of malicious action.</w:t>
      </w:r>
    </w:p>
    <w:p w14:paraId="1017097F" w14:textId="559EE3AC" w:rsidR="00D62744" w:rsidRDefault="00D62744" w:rsidP="00652F21">
      <w:pPr>
        <w:pStyle w:val="ListParagraph"/>
        <w:numPr>
          <w:ilvl w:val="1"/>
          <w:numId w:val="9"/>
        </w:numPr>
        <w:tabs>
          <w:tab w:val="left" w:pos="5649"/>
        </w:tabs>
      </w:pPr>
      <w:r w:rsidRPr="00BA05FD">
        <w:rPr>
          <w:u w:val="single"/>
        </w:rPr>
        <w:t>Victim Action</w:t>
      </w:r>
      <w:r>
        <w:t>:</w:t>
      </w:r>
      <w:r w:rsidR="00BD0932">
        <w:t xml:space="preserve"> An action taken by a victim.</w:t>
      </w:r>
    </w:p>
    <w:p w14:paraId="09EE2D42" w14:textId="447BE1F6" w:rsidR="00D62744" w:rsidRDefault="00D62744" w:rsidP="00652F21">
      <w:pPr>
        <w:pStyle w:val="ListParagraph"/>
        <w:numPr>
          <w:ilvl w:val="1"/>
          <w:numId w:val="9"/>
        </w:numPr>
        <w:tabs>
          <w:tab w:val="left" w:pos="5649"/>
        </w:tabs>
      </w:pPr>
      <w:r w:rsidRPr="00BA05FD">
        <w:rPr>
          <w:u w:val="single"/>
        </w:rPr>
        <w:t>Victim Targeting</w:t>
      </w:r>
      <w:r>
        <w:t>:</w:t>
      </w:r>
      <w:r w:rsidR="00BD0932">
        <w:t xml:space="preserve"> Pattern of identifying characteristics</w:t>
      </w:r>
      <w:r w:rsidR="007E2BF4">
        <w:t xml:space="preserve"> describing what sort of victims are/were targeted by a particular malicious actor or as part of a particular malicious activity.</w:t>
      </w:r>
    </w:p>
    <w:p w14:paraId="52ADE867" w14:textId="77777777" w:rsidR="00EF64ED" w:rsidRDefault="00EF64ED" w:rsidP="000F10AA">
      <w:pPr>
        <w:tabs>
          <w:tab w:val="left" w:pos="5649"/>
        </w:tabs>
      </w:pPr>
    </w:p>
    <w:p w14:paraId="3F06E6CB" w14:textId="634121D4" w:rsidR="001B2258" w:rsidRDefault="001B2258" w:rsidP="00C41EC2">
      <w:pPr>
        <w:pStyle w:val="Heading2"/>
      </w:pPr>
      <w:r w:rsidRPr="003C4CDB">
        <w:t>Types of information to represent</w:t>
      </w:r>
      <w:r w:rsidR="007C7BC1">
        <w:t xml:space="preserve"> for the digital investigation domain</w:t>
      </w:r>
      <w:r>
        <w:t>:</w:t>
      </w:r>
    </w:p>
    <w:p w14:paraId="15A230EB" w14:textId="6B3D3DFA" w:rsidR="00DC646C" w:rsidRPr="001B2258" w:rsidRDefault="00A278F1" w:rsidP="001B2258">
      <w:pPr>
        <w:numPr>
          <w:ilvl w:val="0"/>
          <w:numId w:val="8"/>
        </w:numPr>
        <w:tabs>
          <w:tab w:val="left" w:pos="5649"/>
        </w:tabs>
      </w:pPr>
      <w:r w:rsidRPr="001B2258">
        <w:t>C</w:t>
      </w:r>
      <w:r w:rsidR="00EF647E">
        <w:t xml:space="preserve">ase </w:t>
      </w:r>
      <w:r w:rsidRPr="001B2258">
        <w:t xml:space="preserve">&amp; </w:t>
      </w:r>
      <w:r w:rsidR="00EF647E">
        <w:t xml:space="preserve">Evidential </w:t>
      </w:r>
      <w:r w:rsidR="00D758D3">
        <w:t>Items</w:t>
      </w:r>
    </w:p>
    <w:p w14:paraId="0A3B663D" w14:textId="77777777" w:rsidR="00DC646C" w:rsidRPr="001B2258" w:rsidRDefault="00A278F1" w:rsidP="001B2258">
      <w:pPr>
        <w:numPr>
          <w:ilvl w:val="1"/>
          <w:numId w:val="8"/>
        </w:numPr>
        <w:tabs>
          <w:tab w:val="left" w:pos="5649"/>
        </w:tabs>
      </w:pPr>
      <w:r w:rsidRPr="001B2258">
        <w:t>Case details</w:t>
      </w:r>
    </w:p>
    <w:p w14:paraId="23CDF4D9" w14:textId="63264645" w:rsidR="00DC646C" w:rsidRPr="001B2258" w:rsidRDefault="00135949" w:rsidP="001B2258">
      <w:pPr>
        <w:numPr>
          <w:ilvl w:val="1"/>
          <w:numId w:val="8"/>
        </w:numPr>
        <w:tabs>
          <w:tab w:val="left" w:pos="5649"/>
        </w:tabs>
      </w:pPr>
      <w:r>
        <w:t>Observations (</w:t>
      </w:r>
      <w:r w:rsidR="00B31DD9">
        <w:t>I</w:t>
      </w:r>
      <w:r w:rsidR="00AB5908">
        <w:t>tems</w:t>
      </w:r>
      <w:r w:rsidR="000E0DE5">
        <w:t>, Actions, and R</w:t>
      </w:r>
      <w:r w:rsidR="00A278F1" w:rsidRPr="001B2258">
        <w:t>elationships</w:t>
      </w:r>
      <w:r>
        <w:t>)</w:t>
      </w:r>
    </w:p>
    <w:p w14:paraId="2F36F5A3" w14:textId="77777777" w:rsidR="00DC646C" w:rsidRPr="001B2258" w:rsidRDefault="00A278F1" w:rsidP="001B2258">
      <w:pPr>
        <w:numPr>
          <w:ilvl w:val="1"/>
          <w:numId w:val="8"/>
        </w:numPr>
        <w:tabs>
          <w:tab w:val="left" w:pos="5649"/>
        </w:tabs>
      </w:pPr>
      <w:r w:rsidRPr="001B2258">
        <w:t>Tool details</w:t>
      </w:r>
    </w:p>
    <w:p w14:paraId="6A7A28A8" w14:textId="77777777" w:rsidR="00DC646C" w:rsidRPr="001B2258" w:rsidRDefault="00A278F1" w:rsidP="001B2258">
      <w:pPr>
        <w:numPr>
          <w:ilvl w:val="1"/>
          <w:numId w:val="8"/>
        </w:numPr>
        <w:tabs>
          <w:tab w:val="left" w:pos="5649"/>
        </w:tabs>
      </w:pPr>
      <w:r w:rsidRPr="001B2258">
        <w:t>Output / results</w:t>
      </w:r>
    </w:p>
    <w:p w14:paraId="6B76A8F1" w14:textId="34FF74CF" w:rsidR="00DC646C" w:rsidRPr="001B2258" w:rsidRDefault="00A278F1" w:rsidP="001B2258">
      <w:pPr>
        <w:numPr>
          <w:ilvl w:val="0"/>
          <w:numId w:val="8"/>
        </w:numPr>
        <w:tabs>
          <w:tab w:val="left" w:pos="5649"/>
        </w:tabs>
      </w:pPr>
      <w:r w:rsidRPr="001B2258">
        <w:t>Provenance</w:t>
      </w:r>
      <w:r w:rsidR="00C8393A">
        <w:t>_Records &amp; Forensic_</w:t>
      </w:r>
      <w:r w:rsidRPr="001B2258">
        <w:t>Actions</w:t>
      </w:r>
    </w:p>
    <w:p w14:paraId="423C25AE" w14:textId="280E5696" w:rsidR="00DC646C" w:rsidRPr="001B2258" w:rsidRDefault="00A81C91" w:rsidP="001B2258">
      <w:pPr>
        <w:numPr>
          <w:ilvl w:val="1"/>
          <w:numId w:val="8"/>
        </w:numPr>
        <w:tabs>
          <w:tab w:val="left" w:pos="5649"/>
        </w:tabs>
      </w:pPr>
      <w:r>
        <w:t>Where an evidential item originated or was found, as well as how an item was handled after it was found (w</w:t>
      </w:r>
      <w:r w:rsidR="00A278F1" w:rsidRPr="001B2258">
        <w:t>ho did what to evidence where, when, and how?</w:t>
      </w:r>
      <w:r>
        <w:t>)</w:t>
      </w:r>
    </w:p>
    <w:p w14:paraId="0312A89A" w14:textId="5C95BC58" w:rsidR="008356C5" w:rsidRDefault="00F83026" w:rsidP="001B2258">
      <w:pPr>
        <w:numPr>
          <w:ilvl w:val="0"/>
          <w:numId w:val="8"/>
        </w:numPr>
        <w:tabs>
          <w:tab w:val="left" w:pos="5649"/>
        </w:tabs>
      </w:pPr>
      <w:r>
        <w:t>Human Actors (Subject, Victim, Examiner, Investigator, Attorney, etc.)</w:t>
      </w:r>
    </w:p>
    <w:p w14:paraId="187E4F11" w14:textId="00A391CF" w:rsidR="00DC646C" w:rsidRPr="001B2258" w:rsidRDefault="00A278F1" w:rsidP="001B2258">
      <w:pPr>
        <w:numPr>
          <w:ilvl w:val="0"/>
          <w:numId w:val="8"/>
        </w:numPr>
        <w:tabs>
          <w:tab w:val="left" w:pos="5649"/>
        </w:tabs>
      </w:pPr>
      <w:r w:rsidRPr="001B2258">
        <w:t>Forensic Processes</w:t>
      </w:r>
      <w:r w:rsidR="00725BAF">
        <w:t xml:space="preserve"> (Lifecycle)</w:t>
      </w:r>
    </w:p>
    <w:p w14:paraId="1E1D69A6" w14:textId="2FBCA7F8" w:rsidR="00725BAF" w:rsidRDefault="00725BAF" w:rsidP="001B2258">
      <w:pPr>
        <w:numPr>
          <w:ilvl w:val="0"/>
          <w:numId w:val="8"/>
        </w:numPr>
        <w:tabs>
          <w:tab w:val="left" w:pos="5649"/>
        </w:tabs>
      </w:pPr>
      <w:r w:rsidRPr="001B2258">
        <w:t>Offender &amp; Victim Processes</w:t>
      </w:r>
      <w:r>
        <w:t xml:space="preserve"> (Lifecycle)</w:t>
      </w:r>
    </w:p>
    <w:p w14:paraId="222C43F3" w14:textId="7384AE55" w:rsidR="00DC646C" w:rsidRDefault="00A278F1" w:rsidP="001B2258">
      <w:pPr>
        <w:numPr>
          <w:ilvl w:val="0"/>
          <w:numId w:val="8"/>
        </w:numPr>
        <w:tabs>
          <w:tab w:val="left" w:pos="5649"/>
        </w:tabs>
      </w:pPr>
      <w:r w:rsidRPr="001B2258">
        <w:t>Offender &amp; Victim Behaviors</w:t>
      </w:r>
      <w:r w:rsidR="00725BAF">
        <w:t xml:space="preserve"> (Action Patterns)</w:t>
      </w:r>
    </w:p>
    <w:p w14:paraId="3D0F1444" w14:textId="5F0EF664" w:rsidR="001B2258" w:rsidRDefault="001B2258" w:rsidP="001B2258">
      <w:pPr>
        <w:numPr>
          <w:ilvl w:val="0"/>
          <w:numId w:val="8"/>
        </w:numPr>
        <w:tabs>
          <w:tab w:val="left" w:pos="5649"/>
        </w:tabs>
      </w:pPr>
      <w:r w:rsidRPr="001B2258">
        <w:t>Inferences</w:t>
      </w:r>
      <w:r w:rsidR="00D55089">
        <w:t>/Assertions</w:t>
      </w:r>
      <w:r w:rsidRPr="001B2258">
        <w:t xml:space="preserve"> (human </w:t>
      </w:r>
      <w:r>
        <w:t>reasoning</w:t>
      </w:r>
      <w:r w:rsidRPr="001B2258">
        <w:t xml:space="preserve"> or automated analytics)</w:t>
      </w:r>
    </w:p>
    <w:p w14:paraId="2E672736" w14:textId="71BF43D1" w:rsidR="001B2258" w:rsidRDefault="001B2258" w:rsidP="001B2258">
      <w:pPr>
        <w:tabs>
          <w:tab w:val="left" w:pos="5649"/>
        </w:tabs>
        <w:ind w:left="720"/>
      </w:pPr>
    </w:p>
    <w:p w14:paraId="5A125A02" w14:textId="77777777" w:rsidR="00FD3A39" w:rsidRDefault="00FD3A39" w:rsidP="001B2258">
      <w:pPr>
        <w:tabs>
          <w:tab w:val="left" w:pos="5649"/>
        </w:tabs>
        <w:ind w:left="720"/>
      </w:pPr>
    </w:p>
    <w:p w14:paraId="4597DFCE" w14:textId="77777777" w:rsidR="00C44D37" w:rsidRDefault="00C44D37" w:rsidP="002507BC">
      <w:pPr>
        <w:sectPr w:rsidR="00C44D37" w:rsidSect="00C41EC2">
          <w:pgSz w:w="12240" w:h="15840"/>
          <w:pgMar w:top="1440" w:right="1440" w:bottom="1440" w:left="1440" w:header="720" w:footer="720" w:gutter="0"/>
          <w:cols w:space="720"/>
          <w:docGrid w:linePitch="360"/>
        </w:sectPr>
      </w:pPr>
    </w:p>
    <w:p w14:paraId="67A37D2D" w14:textId="001876F2" w:rsidR="00FD3A39" w:rsidRDefault="00FD3A39" w:rsidP="002507BC"/>
    <w:p w14:paraId="08C212DB" w14:textId="2AD60E59" w:rsidR="00184366" w:rsidRDefault="002507BC">
      <w:r>
        <w:rPr>
          <w:noProof/>
        </w:rPr>
        <w:drawing>
          <wp:anchor distT="0" distB="0" distL="114300" distR="114300" simplePos="0" relativeHeight="251658240" behindDoc="0" locked="0" layoutInCell="1" allowOverlap="1" wp14:anchorId="5182ABC9" wp14:editId="15BED02A">
            <wp:simplePos x="0" y="0"/>
            <wp:positionH relativeFrom="column">
              <wp:posOffset>-59055</wp:posOffset>
            </wp:positionH>
            <wp:positionV relativeFrom="paragraph">
              <wp:posOffset>227965</wp:posOffset>
            </wp:positionV>
            <wp:extent cx="8583295" cy="5788660"/>
            <wp:effectExtent l="0" t="0" r="1905" b="2540"/>
            <wp:wrapTight wrapText="bothSides">
              <wp:wrapPolygon edited="0">
                <wp:start x="0" y="0"/>
                <wp:lineTo x="0" y="21515"/>
                <wp:lineTo x="21541" y="21515"/>
                <wp:lineTo x="2154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o rough draft high-level ontolog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583295" cy="5788660"/>
                    </a:xfrm>
                    <a:prstGeom prst="rect">
                      <a:avLst/>
                    </a:prstGeom>
                  </pic:spPr>
                </pic:pic>
              </a:graphicData>
            </a:graphic>
            <wp14:sizeRelH relativeFrom="page">
              <wp14:pctWidth>0</wp14:pctWidth>
            </wp14:sizeRelH>
            <wp14:sizeRelV relativeFrom="page">
              <wp14:pctHeight>0</wp14:pctHeight>
            </wp14:sizeRelV>
          </wp:anchor>
        </w:drawing>
      </w:r>
      <w:r w:rsidRPr="00C41EC2">
        <w:rPr>
          <w:rStyle w:val="Heading2Char"/>
        </w:rPr>
        <w:t>Draft Ontology Overview</w:t>
      </w:r>
    </w:p>
    <w:p w14:paraId="1ADDFFE4" w14:textId="7A57F21A" w:rsidR="00184366" w:rsidRDefault="00184366">
      <w:pPr>
        <w:sectPr w:rsidR="00184366" w:rsidSect="00C41EC2">
          <w:pgSz w:w="15840" w:h="12240" w:orient="landscape"/>
          <w:pgMar w:top="1440" w:right="1440" w:bottom="1440" w:left="1440" w:header="720" w:footer="720" w:gutter="0"/>
          <w:cols w:space="720"/>
          <w:docGrid w:linePitch="360"/>
        </w:sectPr>
      </w:pPr>
      <w:r>
        <w:rPr>
          <w:noProof/>
        </w:rPr>
        <w:lastRenderedPageBreak/>
        <w:drawing>
          <wp:inline distT="0" distB="0" distL="0" distR="0" wp14:anchorId="1AEFCB3B" wp14:editId="745471D1">
            <wp:extent cx="9081135" cy="6115051"/>
            <wp:effectExtent l="0" t="0" r="1206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o rough draft high-level ontology (with overlay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86622" cy="6118746"/>
                    </a:xfrm>
                    <a:prstGeom prst="rect">
                      <a:avLst/>
                    </a:prstGeom>
                  </pic:spPr>
                </pic:pic>
              </a:graphicData>
            </a:graphic>
          </wp:inline>
        </w:drawing>
      </w:r>
    </w:p>
    <w:p w14:paraId="435C16D9" w14:textId="72D8EFD4" w:rsidR="00FD3A39" w:rsidRDefault="00FD3A39"/>
    <w:p w14:paraId="5D1245C3" w14:textId="77777777" w:rsidR="00FD3A39" w:rsidRPr="001B2258" w:rsidRDefault="00FD3A39" w:rsidP="00C41EC2">
      <w:pPr>
        <w:tabs>
          <w:tab w:val="left" w:pos="5649"/>
        </w:tabs>
      </w:pPr>
    </w:p>
    <w:p w14:paraId="1574461B" w14:textId="4E84396D" w:rsidR="001B2258" w:rsidRDefault="00C44D37" w:rsidP="00C41EC2">
      <w:pPr>
        <w:pStyle w:val="Heading2"/>
      </w:pPr>
      <w:r>
        <w:t xml:space="preserve">Digital Investigation (uco-di) Representation </w:t>
      </w:r>
      <w:r w:rsidR="002507BC">
        <w:t>Requirements High-level Overview</w:t>
      </w:r>
    </w:p>
    <w:p w14:paraId="1632288D" w14:textId="5478ADFD" w:rsidR="00BD3146" w:rsidRDefault="000F10AA" w:rsidP="000F10AA">
      <w:pPr>
        <w:tabs>
          <w:tab w:val="left" w:pos="5649"/>
        </w:tabs>
      </w:pPr>
      <w:r>
        <w:tab/>
      </w:r>
    </w:p>
    <w:p w14:paraId="10F73940" w14:textId="0A8359EA" w:rsidR="00FA10D2" w:rsidRDefault="00FA10D2">
      <w:r w:rsidRPr="00B507A0">
        <w:rPr>
          <w:b/>
        </w:rPr>
        <w:t>Requirement 1</w:t>
      </w:r>
      <w:r>
        <w:t>: Represent multi</w:t>
      </w:r>
      <w:r w:rsidR="0046773B">
        <w:t>-</w:t>
      </w:r>
      <w:r>
        <w:t xml:space="preserve">faceted extracted </w:t>
      </w:r>
      <w:r w:rsidR="00D758D3">
        <w:t>items</w:t>
      </w:r>
      <w:r>
        <w:t xml:space="preserve"> and inter</w:t>
      </w:r>
      <w:r w:rsidR="0046773B">
        <w:t>-</w:t>
      </w:r>
      <w:r>
        <w:t>relationships</w:t>
      </w:r>
    </w:p>
    <w:p w14:paraId="1E1F618B" w14:textId="77777777" w:rsidR="00B507A0" w:rsidRDefault="006954F8" w:rsidP="00E0402B">
      <w:pPr>
        <w:ind w:firstLine="360"/>
      </w:pPr>
      <w:r w:rsidRPr="003667A2">
        <w:rPr>
          <w:u w:val="single"/>
        </w:rPr>
        <w:t>Proposal</w:t>
      </w:r>
      <w:r>
        <w:t xml:space="preserve">: </w:t>
      </w:r>
    </w:p>
    <w:p w14:paraId="5E1CD451" w14:textId="339B3964" w:rsidR="0046773B" w:rsidRDefault="006954F8" w:rsidP="00B507A0">
      <w:pPr>
        <w:pStyle w:val="ListParagraph"/>
        <w:numPr>
          <w:ilvl w:val="0"/>
          <w:numId w:val="2"/>
        </w:numPr>
      </w:pPr>
      <w:r>
        <w:t xml:space="preserve">Define base </w:t>
      </w:r>
      <w:r w:rsidR="001B2258">
        <w:t>FILE</w:t>
      </w:r>
      <w:r>
        <w:t xml:space="preserve"> </w:t>
      </w:r>
      <w:r w:rsidR="00D758D3">
        <w:t>item</w:t>
      </w:r>
      <w:r>
        <w:t xml:space="preserve">, and then define facet extensions for various </w:t>
      </w:r>
      <w:r w:rsidR="00A35FB8">
        <w:t>file types (picture, audio, video, database, MS office, PDF, LNK, Jumplist)</w:t>
      </w:r>
      <w:r w:rsidR="001E4F11">
        <w:t>.</w:t>
      </w:r>
    </w:p>
    <w:p w14:paraId="492BACF8" w14:textId="3B393EAC" w:rsidR="00C51D54" w:rsidRDefault="00C51D54" w:rsidP="00B507A0">
      <w:pPr>
        <w:pStyle w:val="ListParagraph"/>
        <w:numPr>
          <w:ilvl w:val="0"/>
          <w:numId w:val="2"/>
        </w:numPr>
      </w:pPr>
      <w:r>
        <w:t xml:space="preserve">Define base </w:t>
      </w:r>
      <w:r w:rsidR="001B2258">
        <w:t>MESSAGE</w:t>
      </w:r>
      <w:r>
        <w:t xml:space="preserve"> </w:t>
      </w:r>
      <w:r w:rsidR="00D758D3">
        <w:t>item</w:t>
      </w:r>
      <w:r>
        <w:t>, and then define facet extensions for various message types (</w:t>
      </w:r>
      <w:r w:rsidR="001E7E30">
        <w:t xml:space="preserve">sms, </w:t>
      </w:r>
      <w:r>
        <w:t xml:space="preserve">email, </w:t>
      </w:r>
      <w:r w:rsidR="001E7E30">
        <w:t>chat</w:t>
      </w:r>
      <w:r>
        <w:t>)</w:t>
      </w:r>
      <w:r w:rsidR="00AC1D74">
        <w:t>.</w:t>
      </w:r>
    </w:p>
    <w:p w14:paraId="20C744BA" w14:textId="387C511E" w:rsidR="00FA10D2" w:rsidRDefault="00B507A0" w:rsidP="007B45D0">
      <w:pPr>
        <w:pStyle w:val="ListParagraph"/>
        <w:numPr>
          <w:ilvl w:val="0"/>
          <w:numId w:val="2"/>
        </w:numPr>
      </w:pPr>
      <w:r>
        <w:t>Define relationships</w:t>
      </w:r>
      <w:r w:rsidR="00CF79C6">
        <w:t xml:space="preserve"> between </w:t>
      </w:r>
      <w:r w:rsidR="00D758D3">
        <w:t>item</w:t>
      </w:r>
      <w:r w:rsidR="00C51D54">
        <w:t>, e.g., SQLite</w:t>
      </w:r>
      <w:r w:rsidR="001E7E30">
        <w:t xml:space="preserve"> </w:t>
      </w:r>
      <w:r w:rsidR="00636B6C">
        <w:t xml:space="preserve">“mail.db” </w:t>
      </w:r>
      <w:r w:rsidR="001E7E30">
        <w:t>FILE</w:t>
      </w:r>
      <w:r w:rsidR="00C51D54">
        <w:t xml:space="preserve"> </w:t>
      </w:r>
      <w:r w:rsidR="001E7E30" w:rsidRPr="001E7E30">
        <w:rPr>
          <w:u w:val="single"/>
        </w:rPr>
        <w:t>contains</w:t>
      </w:r>
      <w:r w:rsidR="00C51D54">
        <w:t xml:space="preserve"> a </w:t>
      </w:r>
      <w:r w:rsidR="009D42BA">
        <w:t>“</w:t>
      </w:r>
      <w:r w:rsidR="001E7E30">
        <w:t xml:space="preserve">Yahoo! </w:t>
      </w:r>
      <w:r w:rsidR="00B121FF">
        <w:t>Mail</w:t>
      </w:r>
      <w:r w:rsidR="009D42BA">
        <w:t>”</w:t>
      </w:r>
      <w:r w:rsidR="001E7E30">
        <w:t xml:space="preserve"> </w:t>
      </w:r>
      <w:r w:rsidR="00C51D54">
        <w:t>MESSAGE</w:t>
      </w:r>
      <w:r w:rsidR="001E7E30">
        <w:t xml:space="preserve"> and a </w:t>
      </w:r>
      <w:r w:rsidR="009B435D">
        <w:t xml:space="preserve">blob </w:t>
      </w:r>
      <w:r w:rsidR="001E7E30">
        <w:t xml:space="preserve">FILE </w:t>
      </w:r>
      <w:r w:rsidR="001E7E30" w:rsidRPr="001E7E30">
        <w:rPr>
          <w:u w:val="single"/>
        </w:rPr>
        <w:t>attached to</w:t>
      </w:r>
      <w:r w:rsidR="001E7E30">
        <w:t xml:space="preserve"> the </w:t>
      </w:r>
      <w:r w:rsidR="009F310C">
        <w:t>MESSAGE</w:t>
      </w:r>
      <w:r w:rsidR="001E7E30">
        <w:t>.</w:t>
      </w:r>
    </w:p>
    <w:p w14:paraId="03DD1142" w14:textId="7CF1EB51" w:rsidR="003E5C34" w:rsidRDefault="003E5C34" w:rsidP="007B45D0">
      <w:pPr>
        <w:pStyle w:val="ListParagraph"/>
        <w:numPr>
          <w:ilvl w:val="0"/>
          <w:numId w:val="2"/>
        </w:numPr>
      </w:pPr>
      <w:commentRangeStart w:id="5"/>
      <w:r>
        <w:t xml:space="preserve">Represent other facets such as language using facets. </w:t>
      </w:r>
      <w:commentRangeEnd w:id="5"/>
      <w:r w:rsidR="00184366">
        <w:rPr>
          <w:rStyle w:val="CommentReference"/>
        </w:rPr>
        <w:commentReference w:id="5"/>
      </w:r>
    </w:p>
    <w:p w14:paraId="239ECE35" w14:textId="77777777" w:rsidR="00821628" w:rsidRDefault="00821628"/>
    <w:p w14:paraId="6CB747B8" w14:textId="4CC1BEA6" w:rsidR="00821628" w:rsidRDefault="00821628" w:rsidP="00821628">
      <w:pPr>
        <w:jc w:val="center"/>
      </w:pPr>
      <w:r>
        <w:rPr>
          <w:noProof/>
        </w:rPr>
        <w:drawing>
          <wp:inline distT="0" distB="0" distL="0" distR="0" wp14:anchorId="3FBBCFE1" wp14:editId="6D090EA4">
            <wp:extent cx="2566035" cy="1991715"/>
            <wp:effectExtent l="0" t="0" r="0" b="1524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4E47580D" w14:textId="77777777" w:rsidR="00821628" w:rsidRDefault="00821628"/>
    <w:p w14:paraId="1E598E5D" w14:textId="77777777" w:rsidR="00821628" w:rsidRDefault="00821628"/>
    <w:p w14:paraId="0F01E894" w14:textId="5602C153" w:rsidR="007B45D0" w:rsidRDefault="007B45D0" w:rsidP="007B45D0">
      <w:r w:rsidRPr="00B507A0">
        <w:rPr>
          <w:b/>
        </w:rPr>
        <w:t xml:space="preserve">Requirement </w:t>
      </w:r>
      <w:r>
        <w:rPr>
          <w:b/>
        </w:rPr>
        <w:t>2</w:t>
      </w:r>
      <w:r>
        <w:t>: Represent tools and system environment</w:t>
      </w:r>
    </w:p>
    <w:p w14:paraId="612B32C3" w14:textId="77777777" w:rsidR="000F36EE" w:rsidRDefault="000F36EE" w:rsidP="000F36EE">
      <w:pPr>
        <w:ind w:firstLine="360"/>
      </w:pPr>
      <w:r w:rsidRPr="003667A2">
        <w:rPr>
          <w:u w:val="single"/>
        </w:rPr>
        <w:t>Proposal</w:t>
      </w:r>
      <w:r>
        <w:t xml:space="preserve">: </w:t>
      </w:r>
    </w:p>
    <w:p w14:paraId="51473C9A" w14:textId="4D797124" w:rsidR="000F36EE" w:rsidRDefault="000F36EE" w:rsidP="008867BB">
      <w:pPr>
        <w:pStyle w:val="ListParagraph"/>
        <w:numPr>
          <w:ilvl w:val="0"/>
          <w:numId w:val="12"/>
        </w:numPr>
      </w:pPr>
      <w:r>
        <w:t>Represent a specific version/configuration of tool or system as a distinct entity, with its own unique identifier.</w:t>
      </w:r>
    </w:p>
    <w:p w14:paraId="34ECD103" w14:textId="4ECC5117" w:rsidR="000F36EE" w:rsidRDefault="000F36EE" w:rsidP="008867BB">
      <w:pPr>
        <w:pStyle w:val="ListParagraph"/>
        <w:numPr>
          <w:ilvl w:val="0"/>
          <w:numId w:val="12"/>
        </w:numPr>
      </w:pPr>
      <w:r>
        <w:t>Capture provenance, i.e., each instance of a tool being run and the specific system used to perfo</w:t>
      </w:r>
      <w:r w:rsidR="004501F7">
        <w:t>rm the operation</w:t>
      </w:r>
      <w:r>
        <w:t>.</w:t>
      </w:r>
    </w:p>
    <w:p w14:paraId="3471DB96" w14:textId="77777777" w:rsidR="007B45D0" w:rsidRDefault="007B45D0"/>
    <w:p w14:paraId="66CB4055" w14:textId="33DA5B7E" w:rsidR="007B45D0" w:rsidRDefault="007B45D0">
      <w:r w:rsidRPr="00673BD0">
        <w:rPr>
          <w:b/>
        </w:rPr>
        <w:t xml:space="preserve">Requirement </w:t>
      </w:r>
      <w:r>
        <w:rPr>
          <w:b/>
        </w:rPr>
        <w:t>3</w:t>
      </w:r>
      <w:r w:rsidR="00677E28">
        <w:t>: Have logical G</w:t>
      </w:r>
      <w:r>
        <w:t>roupings</w:t>
      </w:r>
      <w:r w:rsidR="00677E28">
        <w:t>/Assemblages</w:t>
      </w:r>
      <w:r>
        <w:t xml:space="preserve"> of </w:t>
      </w:r>
      <w:r w:rsidR="00B5602F">
        <w:t xml:space="preserve">objects including </w:t>
      </w:r>
      <w:r>
        <w:t xml:space="preserve">extracted </w:t>
      </w:r>
      <w:r w:rsidR="00D758D3">
        <w:t>item</w:t>
      </w:r>
      <w:r w:rsidR="00E63AE9">
        <w:t>s</w:t>
      </w:r>
    </w:p>
    <w:p w14:paraId="2A249741" w14:textId="77777777" w:rsidR="00F3225D" w:rsidRDefault="00F3225D" w:rsidP="00F3225D">
      <w:pPr>
        <w:ind w:firstLine="360"/>
      </w:pPr>
      <w:r w:rsidRPr="003667A2">
        <w:rPr>
          <w:u w:val="single"/>
        </w:rPr>
        <w:t>Proposal</w:t>
      </w:r>
      <w:r>
        <w:t xml:space="preserve">: </w:t>
      </w:r>
    </w:p>
    <w:p w14:paraId="5CE3FB4D" w14:textId="77777777" w:rsidR="00341A6E" w:rsidRDefault="00F3225D" w:rsidP="00F3225D">
      <w:pPr>
        <w:pStyle w:val="ListParagraph"/>
        <w:numPr>
          <w:ilvl w:val="0"/>
          <w:numId w:val="4"/>
        </w:numPr>
      </w:pPr>
      <w:r>
        <w:t xml:space="preserve">Define </w:t>
      </w:r>
      <w:r w:rsidR="00341A6E">
        <w:t>logical groups, including:</w:t>
      </w:r>
    </w:p>
    <w:p w14:paraId="7BD658E0" w14:textId="550151D2" w:rsidR="00341A6E" w:rsidRDefault="00B20407" w:rsidP="00341A6E">
      <w:pPr>
        <w:pStyle w:val="ListParagraph"/>
        <w:numPr>
          <w:ilvl w:val="1"/>
          <w:numId w:val="4"/>
        </w:numPr>
      </w:pPr>
      <w:r>
        <w:t>The</w:t>
      </w:r>
      <w:r w:rsidR="00F3225D">
        <w:t xml:space="preserve"> Actor</w:t>
      </w:r>
      <w:r w:rsidR="00672794">
        <w:t xml:space="preserve"> grouping/assemblage </w:t>
      </w:r>
      <w:r w:rsidR="001B4FC4">
        <w:t>logically groups information about a person, including name, aliases,</w:t>
      </w:r>
      <w:r w:rsidR="00113758">
        <w:t xml:space="preserve"> email addresses</w:t>
      </w:r>
      <w:r w:rsidR="00B47E3B">
        <w:t xml:space="preserve">, </w:t>
      </w:r>
      <w:r w:rsidR="00BD635A">
        <w:t>age,</w:t>
      </w:r>
      <w:r w:rsidR="008563ED">
        <w:t xml:space="preserve"> etc</w:t>
      </w:r>
      <w:r w:rsidR="001B4FC4">
        <w:t>.</w:t>
      </w:r>
    </w:p>
    <w:p w14:paraId="2C0DA963" w14:textId="5670D895" w:rsidR="00341A6E" w:rsidRDefault="005D4318" w:rsidP="00341A6E">
      <w:pPr>
        <w:pStyle w:val="ListParagraph"/>
        <w:numPr>
          <w:ilvl w:val="1"/>
          <w:numId w:val="4"/>
        </w:numPr>
      </w:pPr>
      <w:r>
        <w:t>The</w:t>
      </w:r>
      <w:r w:rsidR="00F3225D">
        <w:t xml:space="preserve"> Thread</w:t>
      </w:r>
      <w:r>
        <w:t xml:space="preserve"> grouping/assemblage logically groups message that are part of the same conversation</w:t>
      </w:r>
    </w:p>
    <w:p w14:paraId="235D2D09" w14:textId="6CF32B44" w:rsidR="00F3225D" w:rsidRDefault="005A41A1" w:rsidP="00341A6E">
      <w:pPr>
        <w:pStyle w:val="ListParagraph"/>
        <w:numPr>
          <w:ilvl w:val="1"/>
          <w:numId w:val="4"/>
        </w:numPr>
      </w:pPr>
      <w:r>
        <w:t>The Narrative grouping/assemblage logically groups information that represent investigation results or outcomes, including a timeline or link diagram.</w:t>
      </w:r>
    </w:p>
    <w:p w14:paraId="48957E8C" w14:textId="77777777" w:rsidR="00F3225D" w:rsidRDefault="00F3225D"/>
    <w:p w14:paraId="28064443" w14:textId="7AA6DB9D" w:rsidR="0099050A" w:rsidRDefault="00FA10D2" w:rsidP="00FA10D2">
      <w:r w:rsidRPr="00203B7E">
        <w:rPr>
          <w:b/>
        </w:rPr>
        <w:lastRenderedPageBreak/>
        <w:t xml:space="preserve">Requirement </w:t>
      </w:r>
      <w:r w:rsidR="007B45D0">
        <w:rPr>
          <w:b/>
        </w:rPr>
        <w:t>4</w:t>
      </w:r>
      <w:r>
        <w:t xml:space="preserve">: </w:t>
      </w:r>
      <w:r w:rsidR="00AD7631">
        <w:t>Represent</w:t>
      </w:r>
      <w:r w:rsidR="005A75A4">
        <w:t xml:space="preserve"> </w:t>
      </w:r>
      <w:r w:rsidR="00AC6A00">
        <w:t>Actions</w:t>
      </w:r>
      <w:r>
        <w:t xml:space="preserve"> </w:t>
      </w:r>
      <w:r w:rsidR="00203C3E">
        <w:t>associated with</w:t>
      </w:r>
      <w:r>
        <w:t xml:space="preserve"> extracted </w:t>
      </w:r>
      <w:r w:rsidR="00FA5065">
        <w:t>items</w:t>
      </w:r>
      <w:r w:rsidR="00295F30">
        <w:t>, including time</w:t>
      </w:r>
      <w:r w:rsidR="00AF275F">
        <w:t xml:space="preserve"> and location</w:t>
      </w:r>
      <w:r w:rsidR="00B21C16">
        <w:t xml:space="preserve"> dimension</w:t>
      </w:r>
      <w:r w:rsidR="00F77D53">
        <w:t>s</w:t>
      </w:r>
      <w:r w:rsidR="00BB6695">
        <w:t>.</w:t>
      </w:r>
    </w:p>
    <w:p w14:paraId="180F0E11" w14:textId="77777777" w:rsidR="0099050A" w:rsidRDefault="0099050A" w:rsidP="0099050A">
      <w:pPr>
        <w:ind w:firstLine="360"/>
      </w:pPr>
      <w:r w:rsidRPr="003667A2">
        <w:rPr>
          <w:u w:val="single"/>
        </w:rPr>
        <w:t>Proposal</w:t>
      </w:r>
      <w:r>
        <w:t xml:space="preserve">: </w:t>
      </w:r>
    </w:p>
    <w:p w14:paraId="149B61DE" w14:textId="21842346" w:rsidR="0099050A" w:rsidRDefault="0099050A" w:rsidP="001778F0">
      <w:pPr>
        <w:pStyle w:val="ListParagraph"/>
        <w:numPr>
          <w:ilvl w:val="0"/>
          <w:numId w:val="10"/>
        </w:numPr>
      </w:pPr>
      <w:r>
        <w:t xml:space="preserve">Define </w:t>
      </w:r>
      <w:r w:rsidR="007B344F">
        <w:t>Action</w:t>
      </w:r>
      <w:r w:rsidR="00F23689">
        <w:t xml:space="preserve"> to apply to </w:t>
      </w:r>
      <w:r w:rsidR="007B344F">
        <w:t>an</w:t>
      </w:r>
      <w:r w:rsidR="00B614E4">
        <w:t>y</w:t>
      </w:r>
      <w:r w:rsidR="00F23689">
        <w:t xml:space="preserve"> </w:t>
      </w:r>
      <w:r w:rsidR="007B344F">
        <w:t>item</w:t>
      </w:r>
      <w:r w:rsidR="00514432">
        <w:t>.</w:t>
      </w:r>
    </w:p>
    <w:p w14:paraId="14DBE24F" w14:textId="77777777" w:rsidR="00FA10D2" w:rsidRDefault="00FA10D2"/>
    <w:p w14:paraId="6E484960" w14:textId="683280B5" w:rsidR="00FA10D2" w:rsidRDefault="00B511C0">
      <w:r w:rsidRPr="00051198">
        <w:rPr>
          <w:b/>
        </w:rPr>
        <w:t>Requirement 5</w:t>
      </w:r>
      <w:r w:rsidR="00FA10D2">
        <w:t>: Maintain provenance details for original, extracted, and processed items</w:t>
      </w:r>
    </w:p>
    <w:p w14:paraId="2E89CF91" w14:textId="77777777" w:rsidR="004F7293" w:rsidRDefault="004F7293" w:rsidP="004F7293">
      <w:pPr>
        <w:ind w:firstLine="360"/>
      </w:pPr>
      <w:r w:rsidRPr="003667A2">
        <w:rPr>
          <w:u w:val="single"/>
        </w:rPr>
        <w:t>Proposal</w:t>
      </w:r>
      <w:r>
        <w:t xml:space="preserve">: </w:t>
      </w:r>
    </w:p>
    <w:p w14:paraId="77ECC3D7" w14:textId="4A45315C" w:rsidR="004F7293" w:rsidRDefault="004F7293" w:rsidP="004F7293">
      <w:pPr>
        <w:pStyle w:val="ListParagraph"/>
        <w:numPr>
          <w:ilvl w:val="0"/>
          <w:numId w:val="5"/>
        </w:numPr>
      </w:pPr>
      <w:r>
        <w:t xml:space="preserve">Define Provenance_Record, including who did what, where, </w:t>
      </w:r>
      <w:r w:rsidR="00DA380B">
        <w:t xml:space="preserve">when, </w:t>
      </w:r>
      <w:r>
        <w:t xml:space="preserve">how, and sometimes why. </w:t>
      </w:r>
    </w:p>
    <w:p w14:paraId="2AE2CA0F" w14:textId="77777777" w:rsidR="004F7293" w:rsidRDefault="004F7293"/>
    <w:p w14:paraId="6F8C2252" w14:textId="4EC8CF18" w:rsidR="00FA10D2" w:rsidRDefault="00B511C0">
      <w:r w:rsidRPr="00964365">
        <w:rPr>
          <w:b/>
        </w:rPr>
        <w:t>Requirement 6</w:t>
      </w:r>
      <w:r w:rsidR="004A5365">
        <w:t>: Represent Forensic_A</w:t>
      </w:r>
      <w:r w:rsidR="004C337A">
        <w:t>ctions, both automated and human</w:t>
      </w:r>
    </w:p>
    <w:p w14:paraId="075A2EE1" w14:textId="77777777" w:rsidR="004D4067" w:rsidRDefault="004D4067" w:rsidP="004D4067">
      <w:pPr>
        <w:ind w:firstLine="360"/>
      </w:pPr>
      <w:r w:rsidRPr="003667A2">
        <w:rPr>
          <w:u w:val="single"/>
        </w:rPr>
        <w:t>Proposal</w:t>
      </w:r>
      <w:r>
        <w:t xml:space="preserve">: </w:t>
      </w:r>
    </w:p>
    <w:p w14:paraId="29C52EA1" w14:textId="77FA99BE" w:rsidR="004D4067" w:rsidRDefault="004D4067" w:rsidP="003326F9">
      <w:pPr>
        <w:pStyle w:val="ListParagraph"/>
        <w:numPr>
          <w:ilvl w:val="0"/>
          <w:numId w:val="6"/>
        </w:numPr>
      </w:pPr>
      <w:r>
        <w:t xml:space="preserve">Define </w:t>
      </w:r>
      <w:r w:rsidR="003326F9">
        <w:t>Forensic_Action</w:t>
      </w:r>
      <w:r>
        <w:t xml:space="preserve">, </w:t>
      </w:r>
      <w:r w:rsidR="003326F9">
        <w:t>with input either from original evidential item or Provenance_Record</w:t>
      </w:r>
      <w:r>
        <w:t>.</w:t>
      </w:r>
      <w:r w:rsidR="003326F9">
        <w:t xml:space="preserve"> Output must have an associated Provenance_Record.</w:t>
      </w:r>
    </w:p>
    <w:p w14:paraId="15B0BA1E" w14:textId="23E7FF4C" w:rsidR="00CF236D" w:rsidRDefault="00CF236D" w:rsidP="00CF236D">
      <w:pPr>
        <w:pStyle w:val="ListParagraph"/>
        <w:numPr>
          <w:ilvl w:val="0"/>
          <w:numId w:val="6"/>
        </w:numPr>
      </w:pPr>
      <w:r>
        <w:t xml:space="preserve">Distinguish between Forensic_Actions that are purely fact-based observations and Forensic Actions that use human reasoning (abductive, deductive, inductive) whether human or automated to reach analytic assertions. For the output of human reasoning, assign a confidence such as a likelihood ratio or a scale (low, medium, high confidence). </w:t>
      </w:r>
    </w:p>
    <w:p w14:paraId="48512320" w14:textId="2E971000" w:rsidR="00964365" w:rsidRDefault="00964365" w:rsidP="003B5EAC">
      <w:pPr>
        <w:tabs>
          <w:tab w:val="left" w:pos="2336"/>
        </w:tabs>
      </w:pPr>
    </w:p>
    <w:p w14:paraId="6E0DA051" w14:textId="79BEE885" w:rsidR="00FA10D2" w:rsidRDefault="00B511C0" w:rsidP="00FA10D2">
      <w:r w:rsidRPr="001E40E9">
        <w:rPr>
          <w:b/>
        </w:rPr>
        <w:t>Requirement 7</w:t>
      </w:r>
      <w:r w:rsidR="004A5365">
        <w:t>: Represent A</w:t>
      </w:r>
      <w:r w:rsidR="004C337A">
        <w:t>ctions of offender(s), victim(s), and system</w:t>
      </w:r>
    </w:p>
    <w:p w14:paraId="7B1A2861" w14:textId="77777777" w:rsidR="004A5365" w:rsidRDefault="004A5365" w:rsidP="004A5365">
      <w:pPr>
        <w:ind w:firstLine="360"/>
      </w:pPr>
      <w:r w:rsidRPr="003667A2">
        <w:rPr>
          <w:u w:val="single"/>
        </w:rPr>
        <w:t>Proposal</w:t>
      </w:r>
      <w:r>
        <w:t xml:space="preserve">: </w:t>
      </w:r>
    </w:p>
    <w:p w14:paraId="358C0767" w14:textId="163DC6C8" w:rsidR="004A5365" w:rsidRDefault="009535E0" w:rsidP="004A5365">
      <w:pPr>
        <w:pStyle w:val="ListParagraph"/>
        <w:numPr>
          <w:ilvl w:val="0"/>
          <w:numId w:val="7"/>
        </w:numPr>
      </w:pPr>
      <w:r>
        <w:t xml:space="preserve">Define Actions associated with </w:t>
      </w:r>
      <w:r w:rsidR="00D758D3">
        <w:t>item</w:t>
      </w:r>
      <w:r w:rsidR="00DC2387">
        <w:t xml:space="preserve">, such as Offender </w:t>
      </w:r>
      <w:r w:rsidR="00DC2387" w:rsidRPr="00DC2387">
        <w:rPr>
          <w:u w:val="single"/>
        </w:rPr>
        <w:t>sent</w:t>
      </w:r>
      <w:r w:rsidR="00DC2387">
        <w:t xml:space="preserve"> </w:t>
      </w:r>
      <w:r w:rsidR="00122259">
        <w:t xml:space="preserve">a </w:t>
      </w:r>
      <w:r w:rsidR="00C77E08">
        <w:t>“Yahoo! Mail”</w:t>
      </w:r>
      <w:r w:rsidR="00DC2387">
        <w:t xml:space="preserve"> </w:t>
      </w:r>
      <w:r w:rsidR="00E324E0">
        <w:t>MESSAGE</w:t>
      </w:r>
      <w:r w:rsidR="00DC2387">
        <w:t xml:space="preserve"> to Victim</w:t>
      </w:r>
      <w:r w:rsidR="004A5365">
        <w:t>.</w:t>
      </w:r>
    </w:p>
    <w:p w14:paraId="4331DAB0" w14:textId="77777777" w:rsidR="004C337A" w:rsidRDefault="004C337A" w:rsidP="00FA10D2"/>
    <w:p w14:paraId="6A9F72F8" w14:textId="281397F4" w:rsidR="004C337A" w:rsidRDefault="00B511C0" w:rsidP="00FA10D2">
      <w:r w:rsidRPr="002154D9">
        <w:rPr>
          <w:b/>
        </w:rPr>
        <w:t>Requirement 8</w:t>
      </w:r>
      <w:r w:rsidR="004C337A">
        <w:t>:</w:t>
      </w:r>
      <w:r w:rsidR="00BA5FDF">
        <w:t xml:space="preserve"> Represent b</w:t>
      </w:r>
      <w:r w:rsidR="004C337A">
        <w:t>ehaviors of offender(s), victim(s), and system</w:t>
      </w:r>
    </w:p>
    <w:p w14:paraId="3AAFFF56" w14:textId="77777777" w:rsidR="003E51CB" w:rsidRDefault="003E51CB" w:rsidP="003E51CB">
      <w:pPr>
        <w:ind w:firstLine="360"/>
      </w:pPr>
      <w:r w:rsidRPr="003667A2">
        <w:rPr>
          <w:u w:val="single"/>
        </w:rPr>
        <w:t>Proposal</w:t>
      </w:r>
      <w:r>
        <w:t xml:space="preserve">: </w:t>
      </w:r>
    </w:p>
    <w:p w14:paraId="0CE35033" w14:textId="16583D5A" w:rsidR="003E51CB" w:rsidRDefault="003E51CB" w:rsidP="001778F0">
      <w:pPr>
        <w:pStyle w:val="ListParagraph"/>
        <w:numPr>
          <w:ilvl w:val="0"/>
          <w:numId w:val="11"/>
        </w:numPr>
      </w:pPr>
      <w:r>
        <w:t xml:space="preserve">Define Action Patterns to capture </w:t>
      </w:r>
      <w:r w:rsidR="007D1418">
        <w:t>behaviors</w:t>
      </w:r>
      <w:r>
        <w:t>.</w:t>
      </w:r>
    </w:p>
    <w:p w14:paraId="3CAC3DD2" w14:textId="77777777" w:rsidR="004C337A" w:rsidRDefault="004C337A" w:rsidP="00FA10D2"/>
    <w:p w14:paraId="36CC677F" w14:textId="09F12861" w:rsidR="004C337A" w:rsidRDefault="00B511C0" w:rsidP="00FA10D2">
      <w:r w:rsidRPr="0014550E">
        <w:rPr>
          <w:b/>
        </w:rPr>
        <w:t>Requirement 9</w:t>
      </w:r>
      <w:r w:rsidR="004C337A">
        <w:t>:</w:t>
      </w:r>
      <w:r w:rsidR="002E3315">
        <w:t xml:space="preserve"> Represent forensic process lifecycle</w:t>
      </w:r>
    </w:p>
    <w:p w14:paraId="35162DF7" w14:textId="77777777" w:rsidR="00EA2E7A" w:rsidRDefault="00EA2E7A" w:rsidP="00EA2E7A">
      <w:pPr>
        <w:ind w:firstLine="360"/>
      </w:pPr>
      <w:r w:rsidRPr="003667A2">
        <w:rPr>
          <w:u w:val="single"/>
        </w:rPr>
        <w:t>Proposal</w:t>
      </w:r>
      <w:r>
        <w:t xml:space="preserve">: </w:t>
      </w:r>
    </w:p>
    <w:p w14:paraId="64B2A94F" w14:textId="2C61624F" w:rsidR="00EA2E7A" w:rsidRDefault="00EA2E7A" w:rsidP="00FA10D2">
      <w:pPr>
        <w:pStyle w:val="ListParagraph"/>
        <w:numPr>
          <w:ilvl w:val="0"/>
          <w:numId w:val="13"/>
        </w:numPr>
      </w:pPr>
      <w:r>
        <w:t>Define Action_Lifecycle that can be used to represent forensic process lifecycle (e.g., evidence processing, evidence analysis).</w:t>
      </w:r>
    </w:p>
    <w:p w14:paraId="79969288" w14:textId="77777777" w:rsidR="002E3315" w:rsidRDefault="002E3315" w:rsidP="00FA10D2"/>
    <w:p w14:paraId="67472383" w14:textId="31090451" w:rsidR="002E3315" w:rsidRDefault="00B511C0" w:rsidP="002E3315">
      <w:r w:rsidRPr="001032BA">
        <w:rPr>
          <w:b/>
        </w:rPr>
        <w:t>Requirement 10</w:t>
      </w:r>
      <w:r w:rsidR="002E3315">
        <w:t>:</w:t>
      </w:r>
      <w:r w:rsidR="002E3315" w:rsidRPr="002E3315">
        <w:t xml:space="preserve"> </w:t>
      </w:r>
      <w:r w:rsidR="002E3315">
        <w:t>Represent offender process lifecycle</w:t>
      </w:r>
    </w:p>
    <w:p w14:paraId="27D0FF6C" w14:textId="77777777" w:rsidR="00EA2E7A" w:rsidRDefault="00EA2E7A" w:rsidP="00EA2E7A">
      <w:pPr>
        <w:ind w:firstLine="360"/>
      </w:pPr>
      <w:r w:rsidRPr="003667A2">
        <w:rPr>
          <w:u w:val="single"/>
        </w:rPr>
        <w:t>Proposal</w:t>
      </w:r>
      <w:r>
        <w:t xml:space="preserve">: </w:t>
      </w:r>
    </w:p>
    <w:p w14:paraId="103A4E0D" w14:textId="3F9A01CE" w:rsidR="00EA2E7A" w:rsidRDefault="00EA2E7A" w:rsidP="002E3315">
      <w:pPr>
        <w:pStyle w:val="ListParagraph"/>
        <w:numPr>
          <w:ilvl w:val="0"/>
          <w:numId w:val="14"/>
        </w:numPr>
      </w:pPr>
      <w:r>
        <w:t>Define Action_Lifecycle that can be used to represent offender process lifecycle (e.g., intruder breaking into a network, sexual predator grooming victim.</w:t>
      </w:r>
    </w:p>
    <w:p w14:paraId="7A314B77" w14:textId="4DF9147E" w:rsidR="002E3315" w:rsidRDefault="002E3315" w:rsidP="00FA10D2"/>
    <w:p w14:paraId="7A175847" w14:textId="56DE1C25" w:rsidR="002E3315" w:rsidRDefault="00B511C0" w:rsidP="00EA2E7A">
      <w:pPr>
        <w:tabs>
          <w:tab w:val="left" w:pos="5819"/>
        </w:tabs>
      </w:pPr>
      <w:r w:rsidRPr="00403D26">
        <w:rPr>
          <w:b/>
        </w:rPr>
        <w:t>Requirement 11</w:t>
      </w:r>
      <w:r w:rsidR="002E3315">
        <w:t>:</w:t>
      </w:r>
      <w:r w:rsidR="002E3315" w:rsidRPr="002E3315">
        <w:t xml:space="preserve"> </w:t>
      </w:r>
      <w:r w:rsidR="002E3315">
        <w:t>Represent victim process lifecycle</w:t>
      </w:r>
      <w:r w:rsidR="00EA2E7A">
        <w:tab/>
      </w:r>
    </w:p>
    <w:p w14:paraId="40751613" w14:textId="77777777" w:rsidR="00EA2E7A" w:rsidRDefault="00EA2E7A" w:rsidP="00EA2E7A">
      <w:pPr>
        <w:ind w:firstLine="360"/>
      </w:pPr>
      <w:r w:rsidRPr="003667A2">
        <w:rPr>
          <w:u w:val="single"/>
        </w:rPr>
        <w:t>Proposal</w:t>
      </w:r>
      <w:r>
        <w:t xml:space="preserve">: </w:t>
      </w:r>
    </w:p>
    <w:p w14:paraId="66DCC08D" w14:textId="77777777" w:rsidR="00EA2E7A" w:rsidRDefault="00EA2E7A" w:rsidP="00EA2E7A">
      <w:pPr>
        <w:pStyle w:val="ListParagraph"/>
        <w:numPr>
          <w:ilvl w:val="0"/>
          <w:numId w:val="15"/>
        </w:numPr>
      </w:pPr>
      <w:r>
        <w:t>Define Action_Lifecycle that can be used to represent victim lifecycle.</w:t>
      </w:r>
    </w:p>
    <w:p w14:paraId="2ED3CABC" w14:textId="77777777" w:rsidR="00CF236D" w:rsidRDefault="00CF236D" w:rsidP="00CF236D">
      <w:pPr>
        <w:rPr>
          <w:b/>
        </w:rPr>
      </w:pPr>
    </w:p>
    <w:p w14:paraId="243DBF80" w14:textId="77777777" w:rsidR="00CF236D" w:rsidRDefault="00CF236D" w:rsidP="00CF236D">
      <w:r w:rsidRPr="0032135D">
        <w:rPr>
          <w:b/>
        </w:rPr>
        <w:t>Requirement 12:</w:t>
      </w:r>
      <w:r>
        <w:t xml:space="preserve"> Represent what language(s) are within digital files/messages</w:t>
      </w:r>
    </w:p>
    <w:p w14:paraId="6FE86305" w14:textId="77777777" w:rsidR="00CF236D" w:rsidRDefault="00CF236D" w:rsidP="00CF236D">
      <w:pPr>
        <w:tabs>
          <w:tab w:val="left" w:pos="5819"/>
        </w:tabs>
      </w:pPr>
    </w:p>
    <w:p w14:paraId="412BA8A2" w14:textId="77777777" w:rsidR="00CF236D" w:rsidRDefault="00CF236D" w:rsidP="00CF236D">
      <w:r w:rsidRPr="0032135D">
        <w:rPr>
          <w:b/>
        </w:rPr>
        <w:lastRenderedPageBreak/>
        <w:t>Requirement 13:</w:t>
      </w:r>
      <w:r>
        <w:t xml:space="preserve"> Represent data markings (classification, handling, etc) on content</w:t>
      </w:r>
    </w:p>
    <w:p w14:paraId="42F12565" w14:textId="77777777" w:rsidR="00CF236D" w:rsidRDefault="00CF236D" w:rsidP="00CF236D"/>
    <w:p w14:paraId="383465AA" w14:textId="77777777" w:rsidR="00CF236D" w:rsidRDefault="00CF236D" w:rsidP="00CF236D"/>
    <w:p w14:paraId="4D2CF9A8" w14:textId="77777777" w:rsidR="00CF236D" w:rsidRDefault="00CF236D" w:rsidP="00CF236D"/>
    <w:p w14:paraId="11354690" w14:textId="77777777" w:rsidR="00975CD1" w:rsidRPr="005A0BE2" w:rsidRDefault="00975CD1" w:rsidP="005A0BE2">
      <w:pPr>
        <w:pStyle w:val="Heading2"/>
      </w:pPr>
      <w:r w:rsidRPr="005A0BE2">
        <w:t xml:space="preserve">Open Questions to resolve: </w:t>
      </w:r>
    </w:p>
    <w:p w14:paraId="43E0CB98"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ind w:hanging="720"/>
        <w:rPr>
          <w:rFonts w:cs="Helvetica"/>
        </w:rPr>
      </w:pPr>
      <w:r w:rsidRPr="005A0BE2">
        <w:rPr>
          <w:rFonts w:cs="Helvetica"/>
        </w:rPr>
        <w:t>Identity and Role</w:t>
      </w:r>
    </w:p>
    <w:p w14:paraId="21EF526C"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Required: Ability to characterize identity</w:t>
      </w:r>
    </w:p>
    <w:p w14:paraId="7539C8A8" w14:textId="77777777" w:rsidR="00975CD1"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Required: Ability to associate an identity with a particular role within a particular context (Fred is a victim in one context and a subject in another and an examiner in another)</w:t>
      </w:r>
    </w:p>
    <w:p w14:paraId="3AD344C9" w14:textId="65B30747" w:rsidR="007C3602" w:rsidRPr="005A0BE2" w:rsidRDefault="007C3602"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Pr>
          <w:rFonts w:cs="Helvetica"/>
        </w:rPr>
        <w:t xml:space="preserve">Proposed approach: </w:t>
      </w:r>
      <w:r w:rsidR="0001770C">
        <w:rPr>
          <w:rFonts w:cs="Helvetica"/>
        </w:rPr>
        <w:t>Leverage role-based objects (derived from uco-role) to represent roles played and associate those role objects with the relevant context where the role was played, and then define relationships between these role objects and identity objects for the party (individual or organization) who played that role</w:t>
      </w:r>
    </w:p>
    <w:p w14:paraId="44D3C38D" w14:textId="202B11A0"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Are there role specific properties</w:t>
      </w:r>
      <w:r w:rsidR="0001770C">
        <w:rPr>
          <w:rFonts w:cs="Helvetica"/>
        </w:rPr>
        <w:t xml:space="preserve"> for any of the di roles (attorney, investigator, examiner, subject)</w:t>
      </w:r>
      <w:r w:rsidRPr="005A0BE2">
        <w:rPr>
          <w:rFonts w:cs="Helvetica"/>
        </w:rPr>
        <w:t>?</w:t>
      </w:r>
    </w:p>
    <w:p w14:paraId="0B01CF11"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Are there role specific actions and relationships?</w:t>
      </w:r>
    </w:p>
    <w:p w14:paraId="5F7186A8" w14:textId="77777777" w:rsidR="00975CD1"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What structure to use for identity characterization?</w:t>
      </w:r>
    </w:p>
    <w:p w14:paraId="1AE46BC5" w14:textId="51C5A445" w:rsidR="0001770C" w:rsidRPr="0001770C" w:rsidRDefault="0001770C" w:rsidP="0001770C">
      <w:pPr>
        <w:widowControl w:val="0"/>
        <w:numPr>
          <w:ilvl w:val="1"/>
          <w:numId w:val="17"/>
        </w:numPr>
        <w:tabs>
          <w:tab w:val="left" w:pos="220"/>
          <w:tab w:val="left" w:pos="720"/>
        </w:tabs>
        <w:autoSpaceDE w:val="0"/>
        <w:autoSpaceDN w:val="0"/>
        <w:adjustRightInd w:val="0"/>
        <w:spacing w:line="320" w:lineRule="atLeast"/>
        <w:rPr>
          <w:rFonts w:cs="Helvetica Neue"/>
        </w:rPr>
      </w:pPr>
      <w:r>
        <w:rPr>
          <w:rFonts w:cs="Helvetica"/>
        </w:rPr>
        <w:t xml:space="preserve">Proposed approach: </w:t>
      </w:r>
      <w:r w:rsidRPr="0001770C">
        <w:rPr>
          <w:rFonts w:cs="Helvetica Neue"/>
        </w:rPr>
        <w:t>Start with CIQ</w:t>
      </w:r>
      <w:r>
        <w:rPr>
          <w:rFonts w:cs="Helvetica Neue"/>
        </w:rPr>
        <w:t xml:space="preserve">, </w:t>
      </w:r>
      <w:r w:rsidRPr="0001770C">
        <w:rPr>
          <w:rFonts w:cs="Helvetica Neue"/>
        </w:rPr>
        <w:t>c</w:t>
      </w:r>
      <w:r w:rsidRPr="0001770C">
        <w:rPr>
          <w:rFonts w:cs="Helvetica Neue"/>
        </w:rPr>
        <w:t>onvert to JSON</w:t>
      </w:r>
      <w:r>
        <w:rPr>
          <w:rFonts w:cs="Helvetica Neue"/>
        </w:rPr>
        <w:t xml:space="preserve">, </w:t>
      </w:r>
      <w:r w:rsidRPr="0001770C">
        <w:rPr>
          <w:rFonts w:cs="Helvetica Neue"/>
        </w:rPr>
        <w:t>i</w:t>
      </w:r>
      <w:r w:rsidRPr="0001770C">
        <w:rPr>
          <w:rFonts w:cs="Helvetica Neue"/>
        </w:rPr>
        <w:t>dentify opportunities to simplify without losing necessary expressivity/flexibility</w:t>
      </w:r>
      <w:r>
        <w:rPr>
          <w:rFonts w:cs="Helvetica Neue"/>
        </w:rPr>
        <w:t xml:space="preserve">, </w:t>
      </w:r>
      <w:r w:rsidRPr="0001770C">
        <w:rPr>
          <w:rFonts w:cs="Helvetica Neue"/>
        </w:rPr>
        <w:t>u</w:t>
      </w:r>
      <w:r w:rsidRPr="0001770C">
        <w:rPr>
          <w:rFonts w:cs="Helvetica Neue"/>
        </w:rPr>
        <w:t>tilize a facet approach for properties</w:t>
      </w:r>
    </w:p>
    <w:p w14:paraId="2147BFD0" w14:textId="421F520A" w:rsidR="00975CD1" w:rsidRPr="005A0BE2" w:rsidRDefault="00975CD1" w:rsidP="0001770C">
      <w:pPr>
        <w:widowControl w:val="0"/>
        <w:tabs>
          <w:tab w:val="left" w:pos="1660"/>
          <w:tab w:val="left" w:pos="2160"/>
        </w:tabs>
        <w:autoSpaceDE w:val="0"/>
        <w:autoSpaceDN w:val="0"/>
        <w:adjustRightInd w:val="0"/>
        <w:spacing w:line="320" w:lineRule="atLeast"/>
        <w:ind w:left="2160"/>
        <w:rPr>
          <w:rFonts w:cs="Helvetica"/>
        </w:rPr>
      </w:pPr>
    </w:p>
    <w:p w14:paraId="58964DCD"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rPr>
          <w:rFonts w:cs="Helvetica"/>
        </w:rPr>
      </w:pPr>
      <w:r w:rsidRPr="005A0BE2">
        <w:rPr>
          <w:rFonts w:cs="Helvetica"/>
        </w:rPr>
        <w:t>Action</w:t>
      </w:r>
    </w:p>
    <w:p w14:paraId="19339701"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How best to abstract action such that it can support human actions, process actions, cyber actions, etc.?</w:t>
      </w:r>
    </w:p>
    <w:p w14:paraId="6B34B98F"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both abstract actions and detailed actions</w:t>
      </w:r>
    </w:p>
    <w:p w14:paraId="60BF85A1"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relationships between actions</w:t>
      </w:r>
    </w:p>
    <w:p w14:paraId="2E7653DF" w14:textId="77777777" w:rsidR="00975CD1" w:rsidRPr="005A0BE2" w:rsidRDefault="00975CD1" w:rsidP="00975CD1">
      <w:pPr>
        <w:widowControl w:val="0"/>
        <w:numPr>
          <w:ilvl w:val="2"/>
          <w:numId w:val="17"/>
        </w:numPr>
        <w:tabs>
          <w:tab w:val="left" w:pos="1660"/>
          <w:tab w:val="left" w:pos="2160"/>
        </w:tabs>
        <w:autoSpaceDE w:val="0"/>
        <w:autoSpaceDN w:val="0"/>
        <w:adjustRightInd w:val="0"/>
        <w:spacing w:line="320" w:lineRule="atLeast"/>
        <w:ind w:hanging="2160"/>
        <w:rPr>
          <w:rFonts w:cs="Helvetica"/>
        </w:rPr>
      </w:pPr>
      <w:r w:rsidRPr="005A0BE2">
        <w:rPr>
          <w:rFonts w:cs="Helvetica"/>
        </w:rPr>
        <w:t>inter-action temporal relationships, ordinality, etc.</w:t>
      </w:r>
    </w:p>
    <w:p w14:paraId="0C7C5873"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relationships between actions and items</w:t>
      </w:r>
    </w:p>
    <w:p w14:paraId="04D32D1C" w14:textId="522E210B" w:rsidR="00975CD1" w:rsidRDefault="00083297" w:rsidP="005A0BE2">
      <w:pPr>
        <w:widowControl w:val="0"/>
        <w:numPr>
          <w:ilvl w:val="2"/>
          <w:numId w:val="17"/>
        </w:numPr>
        <w:tabs>
          <w:tab w:val="left" w:pos="1660"/>
          <w:tab w:val="left" w:pos="2160"/>
        </w:tabs>
        <w:autoSpaceDE w:val="0"/>
        <w:autoSpaceDN w:val="0"/>
        <w:adjustRightInd w:val="0"/>
        <w:spacing w:line="320" w:lineRule="atLeast"/>
        <w:ind w:hanging="2160"/>
        <w:rPr>
          <w:rFonts w:cs="Helvetica"/>
        </w:rPr>
      </w:pPr>
      <w:r w:rsidRPr="00083297">
        <w:rPr>
          <w:rFonts w:cs="Helvetica"/>
        </w:rPr>
        <w:t>I</w:t>
      </w:r>
      <w:r w:rsidR="00975CD1" w:rsidRPr="005A0BE2">
        <w:rPr>
          <w:rFonts w:cs="Helvetica"/>
        </w:rPr>
        <w:t>nitiating</w:t>
      </w:r>
      <w:r>
        <w:rPr>
          <w:rFonts w:cs="Helvetica"/>
        </w:rPr>
        <w:t xml:space="preserve">, </w:t>
      </w:r>
      <w:r w:rsidR="00975CD1" w:rsidRPr="005A0BE2">
        <w:rPr>
          <w:rFonts w:cs="Helvetica"/>
        </w:rPr>
        <w:t>affecting</w:t>
      </w:r>
      <w:r>
        <w:rPr>
          <w:rFonts w:cs="Helvetica"/>
        </w:rPr>
        <w:t xml:space="preserve">, </w:t>
      </w:r>
      <w:r w:rsidR="00975CD1" w:rsidRPr="005A0BE2">
        <w:rPr>
          <w:rFonts w:cs="Helvetica"/>
        </w:rPr>
        <w:t>utilizing</w:t>
      </w:r>
      <w:r>
        <w:rPr>
          <w:rFonts w:cs="Helvetica"/>
        </w:rPr>
        <w:t xml:space="preserve">, </w:t>
      </w:r>
      <w:r w:rsidR="00975CD1" w:rsidRPr="005A0BE2">
        <w:rPr>
          <w:rFonts w:cs="Helvetica"/>
        </w:rPr>
        <w:t>resulting</w:t>
      </w:r>
    </w:p>
    <w:p w14:paraId="1941BC2E" w14:textId="20073A64" w:rsidR="00083297" w:rsidRPr="005A0BE2" w:rsidRDefault="00083297" w:rsidP="005A0BE2">
      <w:pPr>
        <w:widowControl w:val="0"/>
        <w:numPr>
          <w:ilvl w:val="2"/>
          <w:numId w:val="17"/>
        </w:numPr>
        <w:tabs>
          <w:tab w:val="left" w:pos="1660"/>
          <w:tab w:val="left" w:pos="2160"/>
        </w:tabs>
        <w:autoSpaceDE w:val="0"/>
        <w:autoSpaceDN w:val="0"/>
        <w:adjustRightInd w:val="0"/>
        <w:spacing w:line="320" w:lineRule="atLeast"/>
        <w:ind w:hanging="2160"/>
        <w:rPr>
          <w:rFonts w:cs="Helvetica"/>
        </w:rPr>
      </w:pPr>
      <w:r>
        <w:rPr>
          <w:rFonts w:cs="Helvetica"/>
        </w:rPr>
        <w:t>What properties are necessary?</w:t>
      </w:r>
    </w:p>
    <w:p w14:paraId="3476350F"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composite actions made up of other actions</w:t>
      </w:r>
    </w:p>
    <w:p w14:paraId="35DE4888"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action patterns</w:t>
      </w:r>
    </w:p>
    <w:p w14:paraId="2B915935" w14:textId="77777777" w:rsidR="00975CD1" w:rsidRPr="005A0BE2" w:rsidRDefault="00975CD1" w:rsidP="00975CD1">
      <w:pPr>
        <w:widowControl w:val="0"/>
        <w:numPr>
          <w:ilvl w:val="2"/>
          <w:numId w:val="17"/>
        </w:numPr>
        <w:tabs>
          <w:tab w:val="left" w:pos="1660"/>
          <w:tab w:val="left" w:pos="2160"/>
        </w:tabs>
        <w:autoSpaceDE w:val="0"/>
        <w:autoSpaceDN w:val="0"/>
        <w:adjustRightInd w:val="0"/>
        <w:spacing w:line="320" w:lineRule="atLeast"/>
        <w:ind w:hanging="2160"/>
        <w:rPr>
          <w:rFonts w:cs="Helvetica"/>
        </w:rPr>
      </w:pPr>
      <w:r w:rsidRPr="005A0BE2">
        <w:rPr>
          <w:rFonts w:cs="Helvetica"/>
        </w:rPr>
        <w:t>What properties are necessary?</w:t>
      </w:r>
    </w:p>
    <w:p w14:paraId="02180AE4"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action lifecycles</w:t>
      </w:r>
    </w:p>
    <w:p w14:paraId="6F668EFD" w14:textId="77777777" w:rsidR="00975CD1" w:rsidRPr="005A0BE2" w:rsidRDefault="00975CD1" w:rsidP="00975CD1">
      <w:pPr>
        <w:widowControl w:val="0"/>
        <w:numPr>
          <w:ilvl w:val="2"/>
          <w:numId w:val="17"/>
        </w:numPr>
        <w:tabs>
          <w:tab w:val="left" w:pos="1660"/>
          <w:tab w:val="left" w:pos="2160"/>
        </w:tabs>
        <w:autoSpaceDE w:val="0"/>
        <w:autoSpaceDN w:val="0"/>
        <w:adjustRightInd w:val="0"/>
        <w:spacing w:line="320" w:lineRule="atLeast"/>
        <w:ind w:hanging="2160"/>
        <w:rPr>
          <w:rFonts w:cs="Helvetica"/>
        </w:rPr>
      </w:pPr>
      <w:r w:rsidRPr="005A0BE2">
        <w:rPr>
          <w:rFonts w:cs="Helvetica"/>
        </w:rPr>
        <w:t>What properties are necessary?</w:t>
      </w:r>
    </w:p>
    <w:p w14:paraId="4C8868A9"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rPr>
          <w:rFonts w:cs="Helvetica"/>
        </w:rPr>
      </w:pPr>
      <w:r w:rsidRPr="005A0BE2">
        <w:rPr>
          <w:rFonts w:cs="Helvetica"/>
        </w:rPr>
        <w:t>Structuring of items and facets</w:t>
      </w:r>
    </w:p>
    <w:p w14:paraId="282409C4"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details of cyber observable items</w:t>
      </w:r>
    </w:p>
    <w:p w14:paraId="09976D09"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 xml:space="preserve">Requirement: Flexibility in characterizing details of different facets of cyber </w:t>
      </w:r>
      <w:r w:rsidRPr="005A0BE2">
        <w:rPr>
          <w:rFonts w:cs="Helvetica"/>
        </w:rPr>
        <w:lastRenderedPageBreak/>
        <w:t>observable items</w:t>
      </w:r>
    </w:p>
    <w:p w14:paraId="113EBB07" w14:textId="469B1EE7" w:rsidR="00975CD1"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How best to handle facets</w:t>
      </w:r>
      <w:r w:rsidR="0001770C">
        <w:rPr>
          <w:rFonts w:cs="Helvetica"/>
        </w:rPr>
        <w:t xml:space="preserve"> (single level (one general item type that can contain any number of facets) vs multi-level (multiple item sub-types with sets of facets appropriate to them)</w:t>
      </w:r>
      <w:r w:rsidRPr="005A0BE2">
        <w:rPr>
          <w:rFonts w:cs="Helvetica"/>
        </w:rPr>
        <w:t>?</w:t>
      </w:r>
    </w:p>
    <w:p w14:paraId="3DE8B6BB" w14:textId="17E56417" w:rsidR="0001770C" w:rsidRDefault="0001770C" w:rsidP="00116779">
      <w:pPr>
        <w:widowControl w:val="0"/>
        <w:numPr>
          <w:ilvl w:val="2"/>
          <w:numId w:val="17"/>
        </w:numPr>
        <w:tabs>
          <w:tab w:val="left" w:pos="940"/>
          <w:tab w:val="left" w:pos="1440"/>
        </w:tabs>
        <w:autoSpaceDE w:val="0"/>
        <w:autoSpaceDN w:val="0"/>
        <w:adjustRightInd w:val="0"/>
        <w:spacing w:line="320" w:lineRule="atLeast"/>
        <w:rPr>
          <w:rFonts w:cs="Helvetica"/>
        </w:rPr>
      </w:pPr>
      <w:r>
        <w:rPr>
          <w:rFonts w:cs="Helvetica"/>
        </w:rPr>
        <w:t>Proposed approach: Single level</w:t>
      </w:r>
      <w:r w:rsidR="00116779">
        <w:rPr>
          <w:rFonts w:cs="Helvetica"/>
        </w:rPr>
        <w:t xml:space="preserve"> </w:t>
      </w:r>
      <w:r w:rsidR="00116779">
        <w:rPr>
          <w:rFonts w:cs="Helvetica"/>
        </w:rPr>
        <w:t>(one general item type that can contain any number of facets)</w:t>
      </w:r>
    </w:p>
    <w:p w14:paraId="563D7A35" w14:textId="0F861CE9" w:rsidR="00116779" w:rsidRPr="005A0BE2" w:rsidRDefault="00116779" w:rsidP="00116779">
      <w:pPr>
        <w:widowControl w:val="0"/>
        <w:numPr>
          <w:ilvl w:val="3"/>
          <w:numId w:val="17"/>
        </w:numPr>
        <w:tabs>
          <w:tab w:val="left" w:pos="940"/>
          <w:tab w:val="left" w:pos="1440"/>
        </w:tabs>
        <w:autoSpaceDE w:val="0"/>
        <w:autoSpaceDN w:val="0"/>
        <w:adjustRightInd w:val="0"/>
        <w:spacing w:line="320" w:lineRule="atLeast"/>
        <w:ind w:left="2160" w:hanging="360"/>
        <w:rPr>
          <w:rFonts w:cs="Helvetica"/>
        </w:rPr>
      </w:pPr>
      <w:r>
        <w:rPr>
          <w:rFonts w:cs="Helvetica"/>
        </w:rPr>
        <w:t>Provides better simplicity, flexibility and extensibility</w:t>
      </w:r>
    </w:p>
    <w:p w14:paraId="56F9A9EA" w14:textId="7432F981"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 xml:space="preserve">How best to address item/facet decompositions </w:t>
      </w:r>
      <w:r w:rsidR="00116779">
        <w:rPr>
          <w:rFonts w:cs="Helvetica"/>
        </w:rPr>
        <w:t xml:space="preserve">(facets within facets) </w:t>
      </w:r>
      <w:r w:rsidRPr="005A0BE2">
        <w:rPr>
          <w:rFonts w:cs="Helvetica"/>
        </w:rPr>
        <w:t>with relationships?</w:t>
      </w:r>
    </w:p>
    <w:p w14:paraId="42F8656D"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rPr>
          <w:rFonts w:cs="Helvetica"/>
        </w:rPr>
      </w:pPr>
      <w:r w:rsidRPr="005A0BE2">
        <w:rPr>
          <w:rFonts w:cs="Helvetica"/>
        </w:rPr>
        <w:t>Non-cyber observations</w:t>
      </w:r>
    </w:p>
    <w:p w14:paraId="4E57E442"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details of non-cyber observations (environmental details of crime scenes)</w:t>
      </w:r>
    </w:p>
    <w:p w14:paraId="1CDC93C4"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What level of generic Observation and Item constructs are needed in uco-core?</w:t>
      </w:r>
    </w:p>
    <w:p w14:paraId="551D8D3C" w14:textId="77777777" w:rsidR="00975CD1"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What level of detail is necessary within the uco-di to specifically express details of investigation-centric non-cyber observations?</w:t>
      </w:r>
    </w:p>
    <w:p w14:paraId="47129479" w14:textId="2D2DD3CA" w:rsidR="00140B33" w:rsidRPr="005A0BE2" w:rsidRDefault="00140B33"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Pr>
          <w:rFonts w:cs="Helvetica"/>
        </w:rPr>
        <w:t>Proposed approach: Leverage general item/facet approach with facets defined for non-cyber characteristics</w:t>
      </w:r>
    </w:p>
    <w:p w14:paraId="69C01820"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rPr>
          <w:rFonts w:cs="Helvetica"/>
        </w:rPr>
      </w:pPr>
      <w:r w:rsidRPr="005A0BE2">
        <w:rPr>
          <w:rFonts w:cs="Helvetica"/>
        </w:rPr>
        <w:t>Data markings</w:t>
      </w:r>
    </w:p>
    <w:p w14:paraId="096A81F5"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data markings (sharing, handling, acting, etc.) on uco data</w:t>
      </w:r>
    </w:p>
    <w:p w14:paraId="560850EB"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Are object level markings needed?</w:t>
      </w:r>
    </w:p>
    <w:p w14:paraId="18153B10"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Are field level markings needed?</w:t>
      </w:r>
    </w:p>
    <w:p w14:paraId="018799AD"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Is there a requirement for default marking models?</w:t>
      </w:r>
    </w:p>
    <w:p w14:paraId="4A1F328D" w14:textId="77777777" w:rsidR="00975CD1" w:rsidRPr="005A0BE2" w:rsidRDefault="00975CD1" w:rsidP="00975CD1">
      <w:pPr>
        <w:widowControl w:val="0"/>
        <w:numPr>
          <w:ilvl w:val="2"/>
          <w:numId w:val="17"/>
        </w:numPr>
        <w:tabs>
          <w:tab w:val="left" w:pos="1660"/>
          <w:tab w:val="left" w:pos="2160"/>
        </w:tabs>
        <w:autoSpaceDE w:val="0"/>
        <w:autoSpaceDN w:val="0"/>
        <w:adjustRightInd w:val="0"/>
        <w:spacing w:line="320" w:lineRule="atLeast"/>
        <w:ind w:hanging="2160"/>
        <w:rPr>
          <w:rFonts w:cs="Helvetica"/>
        </w:rPr>
      </w:pPr>
      <w:r w:rsidRPr="005A0BE2">
        <w:rPr>
          <w:rFonts w:cs="Helvetica"/>
        </w:rPr>
        <w:t>What would they be?</w:t>
      </w:r>
    </w:p>
    <w:p w14:paraId="29E3279D"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rPr>
          <w:rFonts w:cs="Helvetica"/>
        </w:rPr>
      </w:pPr>
      <w:r w:rsidRPr="005A0BE2">
        <w:rPr>
          <w:rFonts w:cs="Helvetica"/>
        </w:rPr>
        <w:t>Tool</w:t>
      </w:r>
    </w:p>
    <w:p w14:paraId="0A736F8E"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details of tools</w:t>
      </w:r>
    </w:p>
    <w:p w14:paraId="098B52F0" w14:textId="77777777" w:rsidR="00975CD1" w:rsidRPr="005A0BE2" w:rsidRDefault="00975CD1" w:rsidP="00975CD1">
      <w:pPr>
        <w:widowControl w:val="0"/>
        <w:numPr>
          <w:ilvl w:val="2"/>
          <w:numId w:val="17"/>
        </w:numPr>
        <w:tabs>
          <w:tab w:val="left" w:pos="1660"/>
          <w:tab w:val="left" w:pos="2160"/>
        </w:tabs>
        <w:autoSpaceDE w:val="0"/>
        <w:autoSpaceDN w:val="0"/>
        <w:adjustRightInd w:val="0"/>
        <w:spacing w:line="320" w:lineRule="atLeast"/>
        <w:ind w:hanging="2160"/>
        <w:rPr>
          <w:rFonts w:cs="Helvetica"/>
        </w:rPr>
      </w:pPr>
      <w:r w:rsidRPr="005A0BE2">
        <w:rPr>
          <w:rFonts w:cs="Helvetica"/>
        </w:rPr>
        <w:t>Requirement: Ability to express details of forensic analysis tools including their nature, configuration and environmental characteristics of their use</w:t>
      </w:r>
    </w:p>
    <w:p w14:paraId="40F96514" w14:textId="77777777" w:rsidR="00975CD1" w:rsidRPr="005A0BE2" w:rsidRDefault="00975CD1" w:rsidP="00975CD1">
      <w:pPr>
        <w:widowControl w:val="0"/>
        <w:numPr>
          <w:ilvl w:val="2"/>
          <w:numId w:val="17"/>
        </w:numPr>
        <w:tabs>
          <w:tab w:val="left" w:pos="1660"/>
          <w:tab w:val="left" w:pos="2160"/>
        </w:tabs>
        <w:autoSpaceDE w:val="0"/>
        <w:autoSpaceDN w:val="0"/>
        <w:adjustRightInd w:val="0"/>
        <w:spacing w:line="320" w:lineRule="atLeast"/>
        <w:ind w:hanging="2160"/>
        <w:rPr>
          <w:rFonts w:cs="Helvetica"/>
        </w:rPr>
      </w:pPr>
      <w:r w:rsidRPr="005A0BE2">
        <w:rPr>
          <w:rFonts w:cs="Helvetica"/>
        </w:rPr>
        <w:t>Requirement: Ability to express details of general tools including their nature, configuration and environmental characteristics of their use</w:t>
      </w:r>
    </w:p>
    <w:p w14:paraId="3AA78A55" w14:textId="77777777" w:rsidR="00975CD1" w:rsidRPr="005A0BE2" w:rsidRDefault="00975CD1" w:rsidP="00975CD1">
      <w:pPr>
        <w:widowControl w:val="0"/>
        <w:numPr>
          <w:ilvl w:val="2"/>
          <w:numId w:val="17"/>
        </w:numPr>
        <w:tabs>
          <w:tab w:val="left" w:pos="1660"/>
          <w:tab w:val="left" w:pos="2160"/>
        </w:tabs>
        <w:autoSpaceDE w:val="0"/>
        <w:autoSpaceDN w:val="0"/>
        <w:adjustRightInd w:val="0"/>
        <w:spacing w:line="320" w:lineRule="atLeast"/>
        <w:ind w:hanging="2160"/>
        <w:rPr>
          <w:rFonts w:cs="Helvetica"/>
        </w:rPr>
      </w:pPr>
      <w:r w:rsidRPr="005A0BE2">
        <w:rPr>
          <w:rFonts w:cs="Helvetica"/>
        </w:rPr>
        <w:t>Requirement: Ability to express details of malicious tools including their nature, configuration and environmental characteristics of their use</w:t>
      </w:r>
    </w:p>
    <w:p w14:paraId="48729F18"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What level of detail needed?</w:t>
      </w:r>
    </w:p>
    <w:p w14:paraId="704E28BE" w14:textId="77777777" w:rsidR="00975CD1"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Need to distinguish between beneficial, benign and malicious tools?</w:t>
      </w:r>
    </w:p>
    <w:p w14:paraId="133E6700" w14:textId="06359623" w:rsidR="005D0316" w:rsidRDefault="005D0316"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Pr>
          <w:rFonts w:cs="Helvetica"/>
        </w:rPr>
        <w:t>Proposed approach: Leverage role-based approach similar to that proposed for identity/roles where:</w:t>
      </w:r>
    </w:p>
    <w:p w14:paraId="70ABB46C" w14:textId="584E56B2" w:rsidR="005D0316" w:rsidRDefault="005D0316" w:rsidP="00C35E82">
      <w:pPr>
        <w:widowControl w:val="0"/>
        <w:numPr>
          <w:ilvl w:val="2"/>
          <w:numId w:val="17"/>
        </w:numPr>
        <w:tabs>
          <w:tab w:val="left" w:pos="940"/>
          <w:tab w:val="left" w:pos="1440"/>
        </w:tabs>
        <w:autoSpaceDE w:val="0"/>
        <w:autoSpaceDN w:val="0"/>
        <w:adjustRightInd w:val="0"/>
        <w:spacing w:line="320" w:lineRule="atLeast"/>
        <w:rPr>
          <w:rFonts w:cs="Helvetica"/>
        </w:rPr>
      </w:pPr>
      <w:r>
        <w:rPr>
          <w:rFonts w:cs="Helvetica"/>
        </w:rPr>
        <w:t xml:space="preserve">A general Tool construct in would implicitly be considered neutral </w:t>
      </w:r>
    </w:p>
    <w:p w14:paraId="50CD7CC7" w14:textId="32717DE6" w:rsidR="005D0316" w:rsidRDefault="005B6F44" w:rsidP="00C35E82">
      <w:pPr>
        <w:widowControl w:val="0"/>
        <w:numPr>
          <w:ilvl w:val="2"/>
          <w:numId w:val="17"/>
        </w:numPr>
        <w:tabs>
          <w:tab w:val="left" w:pos="940"/>
          <w:tab w:val="left" w:pos="1440"/>
        </w:tabs>
        <w:autoSpaceDE w:val="0"/>
        <w:autoSpaceDN w:val="0"/>
        <w:adjustRightInd w:val="0"/>
        <w:spacing w:line="320" w:lineRule="atLeast"/>
        <w:rPr>
          <w:rFonts w:cs="Helvetica"/>
        </w:rPr>
      </w:pPr>
      <w:r>
        <w:rPr>
          <w:rFonts w:cs="Helvetica"/>
        </w:rPr>
        <w:t>Malicious tools would use a Malicious Tool construct that inherits from Tool and from Malicious Role</w:t>
      </w:r>
    </w:p>
    <w:p w14:paraId="5901BB0B" w14:textId="6A488E89" w:rsidR="005B6F44" w:rsidRPr="005A0BE2" w:rsidRDefault="005B6F44" w:rsidP="00C35E82">
      <w:pPr>
        <w:widowControl w:val="0"/>
        <w:numPr>
          <w:ilvl w:val="2"/>
          <w:numId w:val="17"/>
        </w:numPr>
        <w:tabs>
          <w:tab w:val="left" w:pos="940"/>
          <w:tab w:val="left" w:pos="1440"/>
        </w:tabs>
        <w:autoSpaceDE w:val="0"/>
        <w:autoSpaceDN w:val="0"/>
        <w:adjustRightInd w:val="0"/>
        <w:spacing w:line="320" w:lineRule="atLeast"/>
        <w:rPr>
          <w:rFonts w:cs="Helvetica"/>
        </w:rPr>
      </w:pPr>
      <w:r>
        <w:rPr>
          <w:rFonts w:cs="Helvetica"/>
        </w:rPr>
        <w:t xml:space="preserve">Forensic Analysis tools would use a Benevolent Tool construct that </w:t>
      </w:r>
      <w:r>
        <w:rPr>
          <w:rFonts w:cs="Helvetica"/>
        </w:rPr>
        <w:lastRenderedPageBreak/>
        <w:t>inherits from Tool and Benevolent Role</w:t>
      </w:r>
    </w:p>
    <w:p w14:paraId="017DF6BD"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rPr>
          <w:rFonts w:cs="Helvetica"/>
        </w:rPr>
      </w:pPr>
      <w:r w:rsidRPr="005A0BE2">
        <w:rPr>
          <w:rFonts w:cs="Helvetica"/>
        </w:rPr>
        <w:t>Location</w:t>
      </w:r>
    </w:p>
    <w:p w14:paraId="586F71EC"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explicit location details</w:t>
      </w:r>
    </w:p>
    <w:p w14:paraId="46724C98"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What level of detail needed?</w:t>
      </w:r>
    </w:p>
    <w:p w14:paraId="29F12AB4" w14:textId="77777777" w:rsidR="00975CD1"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Any particular model necessary to support?</w:t>
      </w:r>
    </w:p>
    <w:p w14:paraId="5DE25EED" w14:textId="662707F4" w:rsidR="00C35E82" w:rsidRPr="005A0BE2" w:rsidRDefault="00C35E82" w:rsidP="008F3367">
      <w:pPr>
        <w:widowControl w:val="0"/>
        <w:numPr>
          <w:ilvl w:val="1"/>
          <w:numId w:val="17"/>
        </w:numPr>
        <w:tabs>
          <w:tab w:val="left" w:pos="940"/>
          <w:tab w:val="left" w:pos="1440"/>
        </w:tabs>
        <w:autoSpaceDE w:val="0"/>
        <w:autoSpaceDN w:val="0"/>
        <w:adjustRightInd w:val="0"/>
        <w:spacing w:line="320" w:lineRule="atLeast"/>
        <w:rPr>
          <w:rFonts w:cs="Helvetica"/>
        </w:rPr>
      </w:pPr>
      <w:r>
        <w:rPr>
          <w:rFonts w:cs="Helvetica"/>
        </w:rPr>
        <w:t>Proposed approach: Leverage refactoring of CIQ from Identity, call it location not address (as it is done in CIQ), utilize a facet approach (allows flexible specification and use of facets for whatever coordinate system (lat-long, GPS, KML, etc) is desired)</w:t>
      </w:r>
    </w:p>
    <w:p w14:paraId="7EEB6336"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rPr>
          <w:rFonts w:cs="Helvetica"/>
        </w:rPr>
      </w:pPr>
      <w:r w:rsidRPr="005A0BE2">
        <w:rPr>
          <w:rFonts w:cs="Helvetica"/>
        </w:rPr>
        <w:t>Patterns</w:t>
      </w:r>
    </w:p>
    <w:p w14:paraId="274A138B"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How best to structure the abstract pattern base?</w:t>
      </w:r>
    </w:p>
    <w:p w14:paraId="5FDC77F6"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How best to support the inherent differential between cyber observable patterns and human action patterns?</w:t>
      </w:r>
    </w:p>
    <w:p w14:paraId="27F3089D"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Distinguishing between and supporting patterns for conveyance of abstraction vs conveyance of filter/query?</w:t>
      </w:r>
    </w:p>
    <w:p w14:paraId="319E2642"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Structure vs grammar?</w:t>
      </w:r>
    </w:p>
    <w:p w14:paraId="1B2E86CC"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rPr>
          <w:rFonts w:cs="Helvetica"/>
        </w:rPr>
      </w:pPr>
      <w:r w:rsidRPr="005A0BE2">
        <w:rPr>
          <w:rFonts w:cs="Helvetica"/>
        </w:rPr>
        <w:t>How best to represent analytic (inference, reasoning, heuristics, etc) assertions?</w:t>
      </w:r>
    </w:p>
    <w:p w14:paraId="35A9D507" w14:textId="77777777" w:rsidR="00975CD1" w:rsidRDefault="00975CD1" w:rsidP="005A0BE2">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What level of structure needed for expressing evidentiary support for assertion?</w:t>
      </w:r>
    </w:p>
    <w:p w14:paraId="183B1CFD" w14:textId="4F5E4030" w:rsidR="00CF236D" w:rsidRPr="00975CD1" w:rsidRDefault="00CF236D" w:rsidP="005A0BE2">
      <w:pPr>
        <w:widowControl w:val="0"/>
        <w:numPr>
          <w:ilvl w:val="0"/>
          <w:numId w:val="17"/>
        </w:numPr>
        <w:tabs>
          <w:tab w:val="left" w:pos="940"/>
          <w:tab w:val="left" w:pos="1440"/>
        </w:tabs>
        <w:autoSpaceDE w:val="0"/>
        <w:autoSpaceDN w:val="0"/>
        <w:adjustRightInd w:val="0"/>
        <w:spacing w:line="320" w:lineRule="atLeast"/>
        <w:rPr>
          <w:rFonts w:cs="Helvetica"/>
        </w:rPr>
      </w:pPr>
      <w:r>
        <w:t>How to handle versioning of content?</w:t>
      </w:r>
    </w:p>
    <w:p w14:paraId="7F1C315A" w14:textId="77777777" w:rsidR="0032135D" w:rsidRDefault="0032135D" w:rsidP="0032135D"/>
    <w:sectPr w:rsidR="0032135D" w:rsidSect="00FD3A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Barnum, Sean D." w:date="2016-04-21T00:32:00Z" w:initials="BSD">
    <w:p w14:paraId="34BCD7DF" w14:textId="028E0DB9" w:rsidR="008B2A57" w:rsidRDefault="008B2A57">
      <w:pPr>
        <w:pStyle w:val="CommentText"/>
      </w:pPr>
      <w:r>
        <w:rPr>
          <w:rStyle w:val="CommentReference"/>
        </w:rPr>
        <w:annotationRef/>
      </w:r>
      <w:r>
        <w:t>Several of these still need simple definitions.</w:t>
      </w:r>
    </w:p>
  </w:comment>
  <w:comment w:id="4" w:author="Barnum, Sean D." w:date="2016-04-21T00:34:00Z" w:initials="BSD">
    <w:p w14:paraId="29107FDF" w14:textId="7939BAF9" w:rsidR="008B2A57" w:rsidRDefault="008B2A57">
      <w:pPr>
        <w:pStyle w:val="CommentText"/>
      </w:pPr>
      <w:r>
        <w:rPr>
          <w:rStyle w:val="CommentReference"/>
        </w:rPr>
        <w:annotationRef/>
      </w:r>
      <w:r>
        <w:t>This definition needs reworked with parts of it likely moving to the Cyber Action definition.</w:t>
      </w:r>
    </w:p>
  </w:comment>
  <w:comment w:id="5" w:author="Barnum, Sean D." w:date="2016-04-19T14:43:00Z" w:initials="BSD">
    <w:p w14:paraId="275B851B" w14:textId="0495E696" w:rsidR="00184366" w:rsidRDefault="00184366">
      <w:pPr>
        <w:pStyle w:val="CommentText"/>
      </w:pPr>
      <w:r>
        <w:rPr>
          <w:rStyle w:val="CommentReference"/>
        </w:rPr>
        <w:annotationRef/>
      </w:r>
      <w:r>
        <w:t>What does this mean?</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BCD7DF" w15:done="0"/>
  <w15:commentEx w15:paraId="29107FDF" w15:done="0"/>
  <w15:commentEx w15:paraId="275B851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8915E75"/>
    <w:multiLevelType w:val="hybridMultilevel"/>
    <w:tmpl w:val="FCFE3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AA45F1"/>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AE0F92"/>
    <w:multiLevelType w:val="hybridMultilevel"/>
    <w:tmpl w:val="8F149010"/>
    <w:lvl w:ilvl="0" w:tplc="04090017">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907697"/>
    <w:multiLevelType w:val="hybridMultilevel"/>
    <w:tmpl w:val="8F149010"/>
    <w:lvl w:ilvl="0" w:tplc="04090017">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F15929"/>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DB1BEB"/>
    <w:multiLevelType w:val="hybridMultilevel"/>
    <w:tmpl w:val="8D2EB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277E5D"/>
    <w:multiLevelType w:val="hybridMultilevel"/>
    <w:tmpl w:val="0C7E9116"/>
    <w:lvl w:ilvl="0" w:tplc="7F705FD8">
      <w:start w:val="1"/>
      <w:numFmt w:val="bullet"/>
      <w:lvlText w:val="•"/>
      <w:lvlJc w:val="left"/>
      <w:pPr>
        <w:tabs>
          <w:tab w:val="num" w:pos="720"/>
        </w:tabs>
        <w:ind w:left="720" w:hanging="360"/>
      </w:pPr>
      <w:rPr>
        <w:rFonts w:ascii="Arial" w:hAnsi="Arial" w:hint="default"/>
      </w:rPr>
    </w:lvl>
    <w:lvl w:ilvl="1" w:tplc="74160238">
      <w:numFmt w:val="bullet"/>
      <w:lvlText w:val="•"/>
      <w:lvlJc w:val="left"/>
      <w:pPr>
        <w:tabs>
          <w:tab w:val="num" w:pos="1440"/>
        </w:tabs>
        <w:ind w:left="1440" w:hanging="360"/>
      </w:pPr>
      <w:rPr>
        <w:rFonts w:ascii="Arial" w:hAnsi="Arial" w:hint="default"/>
      </w:rPr>
    </w:lvl>
    <w:lvl w:ilvl="2" w:tplc="622A8442" w:tentative="1">
      <w:start w:val="1"/>
      <w:numFmt w:val="bullet"/>
      <w:lvlText w:val="•"/>
      <w:lvlJc w:val="left"/>
      <w:pPr>
        <w:tabs>
          <w:tab w:val="num" w:pos="2160"/>
        </w:tabs>
        <w:ind w:left="2160" w:hanging="360"/>
      </w:pPr>
      <w:rPr>
        <w:rFonts w:ascii="Arial" w:hAnsi="Arial" w:hint="default"/>
      </w:rPr>
    </w:lvl>
    <w:lvl w:ilvl="3" w:tplc="5D1EB2FA" w:tentative="1">
      <w:start w:val="1"/>
      <w:numFmt w:val="bullet"/>
      <w:lvlText w:val="•"/>
      <w:lvlJc w:val="left"/>
      <w:pPr>
        <w:tabs>
          <w:tab w:val="num" w:pos="2880"/>
        </w:tabs>
        <w:ind w:left="2880" w:hanging="360"/>
      </w:pPr>
      <w:rPr>
        <w:rFonts w:ascii="Arial" w:hAnsi="Arial" w:hint="default"/>
      </w:rPr>
    </w:lvl>
    <w:lvl w:ilvl="4" w:tplc="B4084D0C" w:tentative="1">
      <w:start w:val="1"/>
      <w:numFmt w:val="bullet"/>
      <w:lvlText w:val="•"/>
      <w:lvlJc w:val="left"/>
      <w:pPr>
        <w:tabs>
          <w:tab w:val="num" w:pos="3600"/>
        </w:tabs>
        <w:ind w:left="3600" w:hanging="360"/>
      </w:pPr>
      <w:rPr>
        <w:rFonts w:ascii="Arial" w:hAnsi="Arial" w:hint="default"/>
      </w:rPr>
    </w:lvl>
    <w:lvl w:ilvl="5" w:tplc="2738D232" w:tentative="1">
      <w:start w:val="1"/>
      <w:numFmt w:val="bullet"/>
      <w:lvlText w:val="•"/>
      <w:lvlJc w:val="left"/>
      <w:pPr>
        <w:tabs>
          <w:tab w:val="num" w:pos="4320"/>
        </w:tabs>
        <w:ind w:left="4320" w:hanging="360"/>
      </w:pPr>
      <w:rPr>
        <w:rFonts w:ascii="Arial" w:hAnsi="Arial" w:hint="default"/>
      </w:rPr>
    </w:lvl>
    <w:lvl w:ilvl="6" w:tplc="4CFE13AA" w:tentative="1">
      <w:start w:val="1"/>
      <w:numFmt w:val="bullet"/>
      <w:lvlText w:val="•"/>
      <w:lvlJc w:val="left"/>
      <w:pPr>
        <w:tabs>
          <w:tab w:val="num" w:pos="5040"/>
        </w:tabs>
        <w:ind w:left="5040" w:hanging="360"/>
      </w:pPr>
      <w:rPr>
        <w:rFonts w:ascii="Arial" w:hAnsi="Arial" w:hint="default"/>
      </w:rPr>
    </w:lvl>
    <w:lvl w:ilvl="7" w:tplc="B57CD86E" w:tentative="1">
      <w:start w:val="1"/>
      <w:numFmt w:val="bullet"/>
      <w:lvlText w:val="•"/>
      <w:lvlJc w:val="left"/>
      <w:pPr>
        <w:tabs>
          <w:tab w:val="num" w:pos="5760"/>
        </w:tabs>
        <w:ind w:left="5760" w:hanging="360"/>
      </w:pPr>
      <w:rPr>
        <w:rFonts w:ascii="Arial" w:hAnsi="Arial" w:hint="default"/>
      </w:rPr>
    </w:lvl>
    <w:lvl w:ilvl="8" w:tplc="9CC26AAC" w:tentative="1">
      <w:start w:val="1"/>
      <w:numFmt w:val="bullet"/>
      <w:lvlText w:val="•"/>
      <w:lvlJc w:val="left"/>
      <w:pPr>
        <w:tabs>
          <w:tab w:val="num" w:pos="6480"/>
        </w:tabs>
        <w:ind w:left="6480" w:hanging="360"/>
      </w:pPr>
      <w:rPr>
        <w:rFonts w:ascii="Arial" w:hAnsi="Arial" w:hint="default"/>
      </w:rPr>
    </w:lvl>
  </w:abstractNum>
  <w:abstractNum w:abstractNumId="11">
    <w:nsid w:val="299E49F4"/>
    <w:multiLevelType w:val="hybridMultilevel"/>
    <w:tmpl w:val="8DBA9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D30856"/>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272785"/>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F15B39"/>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21220B"/>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DF7BDE"/>
    <w:multiLevelType w:val="hybridMultilevel"/>
    <w:tmpl w:val="75A00C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8044924"/>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912A06"/>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684690"/>
    <w:multiLevelType w:val="hybridMultilevel"/>
    <w:tmpl w:val="8796E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E33F14"/>
    <w:multiLevelType w:val="hybridMultilevel"/>
    <w:tmpl w:val="3D569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D14D73"/>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6E6118"/>
    <w:multiLevelType w:val="hybridMultilevel"/>
    <w:tmpl w:val="52922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E96931"/>
    <w:multiLevelType w:val="hybridMultilevel"/>
    <w:tmpl w:val="50F89DC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4">
    <w:nsid w:val="7721102A"/>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48504A"/>
    <w:multiLevelType w:val="hybridMultilevel"/>
    <w:tmpl w:val="CA187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8"/>
  </w:num>
  <w:num w:numId="4">
    <w:abstractNumId w:val="6"/>
  </w:num>
  <w:num w:numId="5">
    <w:abstractNumId w:val="15"/>
  </w:num>
  <w:num w:numId="6">
    <w:abstractNumId w:val="24"/>
  </w:num>
  <w:num w:numId="7">
    <w:abstractNumId w:val="17"/>
  </w:num>
  <w:num w:numId="8">
    <w:abstractNumId w:val="10"/>
  </w:num>
  <w:num w:numId="9">
    <w:abstractNumId w:val="16"/>
  </w:num>
  <w:num w:numId="10">
    <w:abstractNumId w:val="7"/>
  </w:num>
  <w:num w:numId="11">
    <w:abstractNumId w:val="14"/>
  </w:num>
  <w:num w:numId="12">
    <w:abstractNumId w:val="12"/>
  </w:num>
  <w:num w:numId="13">
    <w:abstractNumId w:val="5"/>
  </w:num>
  <w:num w:numId="14">
    <w:abstractNumId w:val="18"/>
  </w:num>
  <w:num w:numId="15">
    <w:abstractNumId w:val="21"/>
  </w:num>
  <w:num w:numId="16">
    <w:abstractNumId w:val="23"/>
  </w:num>
  <w:num w:numId="17">
    <w:abstractNumId w:val="0"/>
  </w:num>
  <w:num w:numId="18">
    <w:abstractNumId w:val="1"/>
  </w:num>
  <w:num w:numId="19">
    <w:abstractNumId w:val="2"/>
  </w:num>
  <w:num w:numId="20">
    <w:abstractNumId w:val="3"/>
  </w:num>
  <w:num w:numId="21">
    <w:abstractNumId w:val="25"/>
  </w:num>
  <w:num w:numId="22">
    <w:abstractNumId w:val="19"/>
  </w:num>
  <w:num w:numId="23">
    <w:abstractNumId w:val="9"/>
  </w:num>
  <w:num w:numId="24">
    <w:abstractNumId w:val="20"/>
  </w:num>
  <w:num w:numId="25">
    <w:abstractNumId w:val="22"/>
  </w:num>
  <w:num w:numId="26">
    <w:abstractNumId w:val="1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arnum, Sean D.">
    <w15:presenceInfo w15:providerId="None" w15:userId="Barnum, Sean 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1"/>
  <w:proofState w:grammar="clean"/>
  <w:trackRevisions/>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0D2"/>
    <w:rsid w:val="0001770C"/>
    <w:rsid w:val="0002147E"/>
    <w:rsid w:val="00040749"/>
    <w:rsid w:val="00051198"/>
    <w:rsid w:val="000513BA"/>
    <w:rsid w:val="00062772"/>
    <w:rsid w:val="0007143A"/>
    <w:rsid w:val="00076F0C"/>
    <w:rsid w:val="00083297"/>
    <w:rsid w:val="000A2CEE"/>
    <w:rsid w:val="000B6F7D"/>
    <w:rsid w:val="000E0DE5"/>
    <w:rsid w:val="000F10AA"/>
    <w:rsid w:val="000F3363"/>
    <w:rsid w:val="000F36EE"/>
    <w:rsid w:val="001032BA"/>
    <w:rsid w:val="00113758"/>
    <w:rsid w:val="00116779"/>
    <w:rsid w:val="00122259"/>
    <w:rsid w:val="00124258"/>
    <w:rsid w:val="001345F6"/>
    <w:rsid w:val="00135949"/>
    <w:rsid w:val="001402BF"/>
    <w:rsid w:val="00140B33"/>
    <w:rsid w:val="0014310E"/>
    <w:rsid w:val="001447B6"/>
    <w:rsid w:val="0014550E"/>
    <w:rsid w:val="00150AEF"/>
    <w:rsid w:val="001513EA"/>
    <w:rsid w:val="00163F34"/>
    <w:rsid w:val="00172C77"/>
    <w:rsid w:val="001778F0"/>
    <w:rsid w:val="001802F7"/>
    <w:rsid w:val="00184366"/>
    <w:rsid w:val="001B2258"/>
    <w:rsid w:val="001B4FC4"/>
    <w:rsid w:val="001E40E9"/>
    <w:rsid w:val="001E4F11"/>
    <w:rsid w:val="001E7E30"/>
    <w:rsid w:val="00203B7E"/>
    <w:rsid w:val="00203C3E"/>
    <w:rsid w:val="002154D9"/>
    <w:rsid w:val="00240014"/>
    <w:rsid w:val="002507BC"/>
    <w:rsid w:val="00267E33"/>
    <w:rsid w:val="00281D8B"/>
    <w:rsid w:val="00286C81"/>
    <w:rsid w:val="00295F30"/>
    <w:rsid w:val="002E3315"/>
    <w:rsid w:val="002F015E"/>
    <w:rsid w:val="002F3C85"/>
    <w:rsid w:val="00306DF1"/>
    <w:rsid w:val="0031731D"/>
    <w:rsid w:val="0032135D"/>
    <w:rsid w:val="00330827"/>
    <w:rsid w:val="003326F9"/>
    <w:rsid w:val="00341A6E"/>
    <w:rsid w:val="00352EA9"/>
    <w:rsid w:val="00364E01"/>
    <w:rsid w:val="003667A2"/>
    <w:rsid w:val="00370F00"/>
    <w:rsid w:val="00396344"/>
    <w:rsid w:val="003A17D7"/>
    <w:rsid w:val="003B19AF"/>
    <w:rsid w:val="003B1AC3"/>
    <w:rsid w:val="003B5EAC"/>
    <w:rsid w:val="003C264B"/>
    <w:rsid w:val="003C35A9"/>
    <w:rsid w:val="003C4CDB"/>
    <w:rsid w:val="003D5E52"/>
    <w:rsid w:val="003E197C"/>
    <w:rsid w:val="003E51CB"/>
    <w:rsid w:val="003E5C34"/>
    <w:rsid w:val="00403D26"/>
    <w:rsid w:val="00427E1D"/>
    <w:rsid w:val="00431780"/>
    <w:rsid w:val="0043281E"/>
    <w:rsid w:val="004424AC"/>
    <w:rsid w:val="004477D5"/>
    <w:rsid w:val="004501F7"/>
    <w:rsid w:val="004629E8"/>
    <w:rsid w:val="0046773B"/>
    <w:rsid w:val="004A5365"/>
    <w:rsid w:val="004B15C3"/>
    <w:rsid w:val="004C337A"/>
    <w:rsid w:val="004D4067"/>
    <w:rsid w:val="004D5B63"/>
    <w:rsid w:val="004F0E67"/>
    <w:rsid w:val="004F1749"/>
    <w:rsid w:val="004F7293"/>
    <w:rsid w:val="00501C13"/>
    <w:rsid w:val="00514432"/>
    <w:rsid w:val="00574A52"/>
    <w:rsid w:val="005806E9"/>
    <w:rsid w:val="00586F3B"/>
    <w:rsid w:val="005A0BE2"/>
    <w:rsid w:val="005A41A1"/>
    <w:rsid w:val="005A50D5"/>
    <w:rsid w:val="005A75A4"/>
    <w:rsid w:val="005B6F44"/>
    <w:rsid w:val="005D0316"/>
    <w:rsid w:val="005D4318"/>
    <w:rsid w:val="005F7960"/>
    <w:rsid w:val="00633BAF"/>
    <w:rsid w:val="00636B6C"/>
    <w:rsid w:val="00640AB8"/>
    <w:rsid w:val="00641255"/>
    <w:rsid w:val="00652F21"/>
    <w:rsid w:val="00655F7D"/>
    <w:rsid w:val="00671333"/>
    <w:rsid w:val="00672794"/>
    <w:rsid w:val="00673BD0"/>
    <w:rsid w:val="00677E28"/>
    <w:rsid w:val="006954F8"/>
    <w:rsid w:val="006C3458"/>
    <w:rsid w:val="006C5E4E"/>
    <w:rsid w:val="006F3C85"/>
    <w:rsid w:val="00707A63"/>
    <w:rsid w:val="00725BAF"/>
    <w:rsid w:val="0073002F"/>
    <w:rsid w:val="00745A8C"/>
    <w:rsid w:val="00754AD5"/>
    <w:rsid w:val="007A44F1"/>
    <w:rsid w:val="007B344F"/>
    <w:rsid w:val="007B45D0"/>
    <w:rsid w:val="007B530C"/>
    <w:rsid w:val="007C3602"/>
    <w:rsid w:val="007C7BC1"/>
    <w:rsid w:val="007D1418"/>
    <w:rsid w:val="007E2BF4"/>
    <w:rsid w:val="007E3434"/>
    <w:rsid w:val="007F5943"/>
    <w:rsid w:val="00821628"/>
    <w:rsid w:val="00832BC0"/>
    <w:rsid w:val="008356C5"/>
    <w:rsid w:val="00846E73"/>
    <w:rsid w:val="008563ED"/>
    <w:rsid w:val="0086340D"/>
    <w:rsid w:val="0086591E"/>
    <w:rsid w:val="00882943"/>
    <w:rsid w:val="00883BBA"/>
    <w:rsid w:val="008867BB"/>
    <w:rsid w:val="008A2358"/>
    <w:rsid w:val="008B2A57"/>
    <w:rsid w:val="008C04E0"/>
    <w:rsid w:val="008D29DC"/>
    <w:rsid w:val="008F3367"/>
    <w:rsid w:val="00906FBA"/>
    <w:rsid w:val="0093357F"/>
    <w:rsid w:val="00933FFE"/>
    <w:rsid w:val="009535E0"/>
    <w:rsid w:val="00964365"/>
    <w:rsid w:val="00965136"/>
    <w:rsid w:val="00975CD1"/>
    <w:rsid w:val="00983BD7"/>
    <w:rsid w:val="00986CCF"/>
    <w:rsid w:val="0099050A"/>
    <w:rsid w:val="009B435D"/>
    <w:rsid w:val="009D095D"/>
    <w:rsid w:val="009D42BA"/>
    <w:rsid w:val="009E5683"/>
    <w:rsid w:val="009F310C"/>
    <w:rsid w:val="00A278F1"/>
    <w:rsid w:val="00A35FB8"/>
    <w:rsid w:val="00A648ED"/>
    <w:rsid w:val="00A81C91"/>
    <w:rsid w:val="00AA1777"/>
    <w:rsid w:val="00AA5255"/>
    <w:rsid w:val="00AB2FAB"/>
    <w:rsid w:val="00AB5908"/>
    <w:rsid w:val="00AC1D74"/>
    <w:rsid w:val="00AC6A00"/>
    <w:rsid w:val="00AD7631"/>
    <w:rsid w:val="00AF2380"/>
    <w:rsid w:val="00AF275F"/>
    <w:rsid w:val="00AF2E7C"/>
    <w:rsid w:val="00B121FF"/>
    <w:rsid w:val="00B20407"/>
    <w:rsid w:val="00B213D4"/>
    <w:rsid w:val="00B215CD"/>
    <w:rsid w:val="00B21C16"/>
    <w:rsid w:val="00B310E3"/>
    <w:rsid w:val="00B31DD9"/>
    <w:rsid w:val="00B47E3B"/>
    <w:rsid w:val="00B507A0"/>
    <w:rsid w:val="00B511C0"/>
    <w:rsid w:val="00B5602F"/>
    <w:rsid w:val="00B614E4"/>
    <w:rsid w:val="00B6437F"/>
    <w:rsid w:val="00B72D8B"/>
    <w:rsid w:val="00B75991"/>
    <w:rsid w:val="00BA05FD"/>
    <w:rsid w:val="00BA5FDF"/>
    <w:rsid w:val="00BB6695"/>
    <w:rsid w:val="00BD0932"/>
    <w:rsid w:val="00BD3146"/>
    <w:rsid w:val="00BD635A"/>
    <w:rsid w:val="00C07B38"/>
    <w:rsid w:val="00C13054"/>
    <w:rsid w:val="00C145DB"/>
    <w:rsid w:val="00C25DC1"/>
    <w:rsid w:val="00C35E82"/>
    <w:rsid w:val="00C41EC2"/>
    <w:rsid w:val="00C430DA"/>
    <w:rsid w:val="00C44D37"/>
    <w:rsid w:val="00C44E0A"/>
    <w:rsid w:val="00C51D54"/>
    <w:rsid w:val="00C63931"/>
    <w:rsid w:val="00C66289"/>
    <w:rsid w:val="00C77E08"/>
    <w:rsid w:val="00C8393A"/>
    <w:rsid w:val="00C93249"/>
    <w:rsid w:val="00C96B70"/>
    <w:rsid w:val="00CB53DA"/>
    <w:rsid w:val="00CB6141"/>
    <w:rsid w:val="00CF236D"/>
    <w:rsid w:val="00CF79C6"/>
    <w:rsid w:val="00D236F8"/>
    <w:rsid w:val="00D33AAA"/>
    <w:rsid w:val="00D462F8"/>
    <w:rsid w:val="00D55089"/>
    <w:rsid w:val="00D62744"/>
    <w:rsid w:val="00D758D3"/>
    <w:rsid w:val="00D9122B"/>
    <w:rsid w:val="00D95AA8"/>
    <w:rsid w:val="00DA380B"/>
    <w:rsid w:val="00DB360F"/>
    <w:rsid w:val="00DC2387"/>
    <w:rsid w:val="00DC646C"/>
    <w:rsid w:val="00DD2D47"/>
    <w:rsid w:val="00DE07F8"/>
    <w:rsid w:val="00DF03B0"/>
    <w:rsid w:val="00E0402B"/>
    <w:rsid w:val="00E127F3"/>
    <w:rsid w:val="00E324E0"/>
    <w:rsid w:val="00E33D17"/>
    <w:rsid w:val="00E51A1D"/>
    <w:rsid w:val="00E63AE9"/>
    <w:rsid w:val="00E655A3"/>
    <w:rsid w:val="00EA2E7A"/>
    <w:rsid w:val="00EB4087"/>
    <w:rsid w:val="00EC2FF2"/>
    <w:rsid w:val="00EC7BC6"/>
    <w:rsid w:val="00ED174C"/>
    <w:rsid w:val="00ED7331"/>
    <w:rsid w:val="00EE45C1"/>
    <w:rsid w:val="00EF0B81"/>
    <w:rsid w:val="00EF18B4"/>
    <w:rsid w:val="00EF647E"/>
    <w:rsid w:val="00EF64ED"/>
    <w:rsid w:val="00F23689"/>
    <w:rsid w:val="00F3225D"/>
    <w:rsid w:val="00F538B0"/>
    <w:rsid w:val="00F630E9"/>
    <w:rsid w:val="00F64298"/>
    <w:rsid w:val="00F77D53"/>
    <w:rsid w:val="00F83026"/>
    <w:rsid w:val="00F94645"/>
    <w:rsid w:val="00FA10D2"/>
    <w:rsid w:val="00FA5065"/>
    <w:rsid w:val="00FD1A2D"/>
    <w:rsid w:val="00FD3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A7FC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63F3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63F3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4F8"/>
    <w:pPr>
      <w:ind w:left="720"/>
      <w:contextualSpacing/>
    </w:pPr>
  </w:style>
  <w:style w:type="paragraph" w:styleId="HTMLPreformatted">
    <w:name w:val="HTML Preformatted"/>
    <w:basedOn w:val="Normal"/>
    <w:link w:val="HTMLPreformattedChar"/>
    <w:uiPriority w:val="99"/>
    <w:semiHidden/>
    <w:unhideWhenUsed/>
    <w:rsid w:val="000F10AA"/>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0F10AA"/>
    <w:rPr>
      <w:rFonts w:ascii="Courier" w:hAnsi="Courier"/>
      <w:sz w:val="20"/>
      <w:szCs w:val="20"/>
    </w:rPr>
  </w:style>
  <w:style w:type="paragraph" w:styleId="PlainText">
    <w:name w:val="Plain Text"/>
    <w:basedOn w:val="Normal"/>
    <w:link w:val="PlainTextChar"/>
    <w:uiPriority w:val="99"/>
    <w:semiHidden/>
    <w:unhideWhenUsed/>
    <w:rsid w:val="00D95AA8"/>
    <w:rPr>
      <w:rFonts w:ascii="Calibri" w:hAnsi="Calibri"/>
      <w:sz w:val="22"/>
      <w:szCs w:val="21"/>
    </w:rPr>
  </w:style>
  <w:style w:type="character" w:customStyle="1" w:styleId="PlainTextChar">
    <w:name w:val="Plain Text Char"/>
    <w:basedOn w:val="DefaultParagraphFont"/>
    <w:link w:val="PlainText"/>
    <w:uiPriority w:val="99"/>
    <w:semiHidden/>
    <w:rsid w:val="00D95AA8"/>
    <w:rPr>
      <w:rFonts w:ascii="Calibri" w:hAnsi="Calibri"/>
      <w:sz w:val="22"/>
      <w:szCs w:val="21"/>
    </w:rPr>
  </w:style>
  <w:style w:type="character" w:styleId="CommentReference">
    <w:name w:val="annotation reference"/>
    <w:basedOn w:val="DefaultParagraphFont"/>
    <w:uiPriority w:val="99"/>
    <w:semiHidden/>
    <w:unhideWhenUsed/>
    <w:rsid w:val="001802F7"/>
    <w:rPr>
      <w:sz w:val="18"/>
      <w:szCs w:val="18"/>
    </w:rPr>
  </w:style>
  <w:style w:type="paragraph" w:styleId="CommentText">
    <w:name w:val="annotation text"/>
    <w:basedOn w:val="Normal"/>
    <w:link w:val="CommentTextChar"/>
    <w:uiPriority w:val="99"/>
    <w:semiHidden/>
    <w:unhideWhenUsed/>
    <w:rsid w:val="001802F7"/>
  </w:style>
  <w:style w:type="character" w:customStyle="1" w:styleId="CommentTextChar">
    <w:name w:val="Comment Text Char"/>
    <w:basedOn w:val="DefaultParagraphFont"/>
    <w:link w:val="CommentText"/>
    <w:uiPriority w:val="99"/>
    <w:semiHidden/>
    <w:rsid w:val="001802F7"/>
  </w:style>
  <w:style w:type="paragraph" w:styleId="CommentSubject">
    <w:name w:val="annotation subject"/>
    <w:basedOn w:val="CommentText"/>
    <w:next w:val="CommentText"/>
    <w:link w:val="CommentSubjectChar"/>
    <w:uiPriority w:val="99"/>
    <w:semiHidden/>
    <w:unhideWhenUsed/>
    <w:rsid w:val="001802F7"/>
    <w:rPr>
      <w:b/>
      <w:bCs/>
      <w:sz w:val="20"/>
      <w:szCs w:val="20"/>
    </w:rPr>
  </w:style>
  <w:style w:type="character" w:customStyle="1" w:styleId="CommentSubjectChar">
    <w:name w:val="Comment Subject Char"/>
    <w:basedOn w:val="CommentTextChar"/>
    <w:link w:val="CommentSubject"/>
    <w:uiPriority w:val="99"/>
    <w:semiHidden/>
    <w:rsid w:val="001802F7"/>
    <w:rPr>
      <w:b/>
      <w:bCs/>
      <w:sz w:val="20"/>
      <w:szCs w:val="20"/>
    </w:rPr>
  </w:style>
  <w:style w:type="paragraph" w:styleId="BalloonText">
    <w:name w:val="Balloon Text"/>
    <w:basedOn w:val="Normal"/>
    <w:link w:val="BalloonTextChar"/>
    <w:uiPriority w:val="99"/>
    <w:semiHidden/>
    <w:unhideWhenUsed/>
    <w:rsid w:val="001802F7"/>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802F7"/>
    <w:rPr>
      <w:rFonts w:ascii="Times New Roman" w:hAnsi="Times New Roman"/>
      <w:sz w:val="18"/>
      <w:szCs w:val="18"/>
    </w:rPr>
  </w:style>
  <w:style w:type="character" w:customStyle="1" w:styleId="Heading1Char">
    <w:name w:val="Heading 1 Char"/>
    <w:basedOn w:val="DefaultParagraphFont"/>
    <w:link w:val="Heading1"/>
    <w:uiPriority w:val="9"/>
    <w:rsid w:val="00163F3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63F34"/>
    <w:rPr>
      <w:rFonts w:asciiTheme="majorHAnsi" w:eastAsiaTheme="majorEastAsia" w:hAnsiTheme="majorHAnsi" w:cstheme="majorBidi"/>
      <w:color w:val="2E74B5" w:themeColor="accent1" w:themeShade="BF"/>
      <w:sz w:val="26"/>
      <w:szCs w:val="26"/>
    </w:rPr>
  </w:style>
  <w:style w:type="paragraph" w:styleId="Revision">
    <w:name w:val="Revision"/>
    <w:hidden/>
    <w:uiPriority w:val="99"/>
    <w:semiHidden/>
    <w:rsid w:val="00C41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385825">
      <w:bodyDiv w:val="1"/>
      <w:marLeft w:val="0"/>
      <w:marRight w:val="0"/>
      <w:marTop w:val="0"/>
      <w:marBottom w:val="0"/>
      <w:divBdr>
        <w:top w:val="none" w:sz="0" w:space="0" w:color="auto"/>
        <w:left w:val="none" w:sz="0" w:space="0" w:color="auto"/>
        <w:bottom w:val="none" w:sz="0" w:space="0" w:color="auto"/>
        <w:right w:val="none" w:sz="0" w:space="0" w:color="auto"/>
      </w:divBdr>
    </w:div>
    <w:div w:id="1008675911">
      <w:bodyDiv w:val="1"/>
      <w:marLeft w:val="0"/>
      <w:marRight w:val="0"/>
      <w:marTop w:val="0"/>
      <w:marBottom w:val="0"/>
      <w:divBdr>
        <w:top w:val="none" w:sz="0" w:space="0" w:color="auto"/>
        <w:left w:val="none" w:sz="0" w:space="0" w:color="auto"/>
        <w:bottom w:val="none" w:sz="0" w:space="0" w:color="auto"/>
        <w:right w:val="none" w:sz="0" w:space="0" w:color="auto"/>
      </w:divBdr>
      <w:divsChild>
        <w:div w:id="903104109">
          <w:marLeft w:val="360"/>
          <w:marRight w:val="0"/>
          <w:marTop w:val="200"/>
          <w:marBottom w:val="0"/>
          <w:divBdr>
            <w:top w:val="none" w:sz="0" w:space="0" w:color="auto"/>
            <w:left w:val="none" w:sz="0" w:space="0" w:color="auto"/>
            <w:bottom w:val="none" w:sz="0" w:space="0" w:color="auto"/>
            <w:right w:val="none" w:sz="0" w:space="0" w:color="auto"/>
          </w:divBdr>
        </w:div>
        <w:div w:id="430510674">
          <w:marLeft w:val="1080"/>
          <w:marRight w:val="0"/>
          <w:marTop w:val="100"/>
          <w:marBottom w:val="0"/>
          <w:divBdr>
            <w:top w:val="none" w:sz="0" w:space="0" w:color="auto"/>
            <w:left w:val="none" w:sz="0" w:space="0" w:color="auto"/>
            <w:bottom w:val="none" w:sz="0" w:space="0" w:color="auto"/>
            <w:right w:val="none" w:sz="0" w:space="0" w:color="auto"/>
          </w:divBdr>
        </w:div>
        <w:div w:id="431827396">
          <w:marLeft w:val="1080"/>
          <w:marRight w:val="0"/>
          <w:marTop w:val="100"/>
          <w:marBottom w:val="0"/>
          <w:divBdr>
            <w:top w:val="none" w:sz="0" w:space="0" w:color="auto"/>
            <w:left w:val="none" w:sz="0" w:space="0" w:color="auto"/>
            <w:bottom w:val="none" w:sz="0" w:space="0" w:color="auto"/>
            <w:right w:val="none" w:sz="0" w:space="0" w:color="auto"/>
          </w:divBdr>
        </w:div>
        <w:div w:id="218979564">
          <w:marLeft w:val="1080"/>
          <w:marRight w:val="0"/>
          <w:marTop w:val="100"/>
          <w:marBottom w:val="0"/>
          <w:divBdr>
            <w:top w:val="none" w:sz="0" w:space="0" w:color="auto"/>
            <w:left w:val="none" w:sz="0" w:space="0" w:color="auto"/>
            <w:bottom w:val="none" w:sz="0" w:space="0" w:color="auto"/>
            <w:right w:val="none" w:sz="0" w:space="0" w:color="auto"/>
          </w:divBdr>
        </w:div>
        <w:div w:id="952589452">
          <w:marLeft w:val="1080"/>
          <w:marRight w:val="0"/>
          <w:marTop w:val="100"/>
          <w:marBottom w:val="0"/>
          <w:divBdr>
            <w:top w:val="none" w:sz="0" w:space="0" w:color="auto"/>
            <w:left w:val="none" w:sz="0" w:space="0" w:color="auto"/>
            <w:bottom w:val="none" w:sz="0" w:space="0" w:color="auto"/>
            <w:right w:val="none" w:sz="0" w:space="0" w:color="auto"/>
          </w:divBdr>
        </w:div>
        <w:div w:id="1214001765">
          <w:marLeft w:val="360"/>
          <w:marRight w:val="0"/>
          <w:marTop w:val="200"/>
          <w:marBottom w:val="0"/>
          <w:divBdr>
            <w:top w:val="none" w:sz="0" w:space="0" w:color="auto"/>
            <w:left w:val="none" w:sz="0" w:space="0" w:color="auto"/>
            <w:bottom w:val="none" w:sz="0" w:space="0" w:color="auto"/>
            <w:right w:val="none" w:sz="0" w:space="0" w:color="auto"/>
          </w:divBdr>
        </w:div>
        <w:div w:id="80878157">
          <w:marLeft w:val="1080"/>
          <w:marRight w:val="0"/>
          <w:marTop w:val="100"/>
          <w:marBottom w:val="0"/>
          <w:divBdr>
            <w:top w:val="none" w:sz="0" w:space="0" w:color="auto"/>
            <w:left w:val="none" w:sz="0" w:space="0" w:color="auto"/>
            <w:bottom w:val="none" w:sz="0" w:space="0" w:color="auto"/>
            <w:right w:val="none" w:sz="0" w:space="0" w:color="auto"/>
          </w:divBdr>
        </w:div>
        <w:div w:id="1043872089">
          <w:marLeft w:val="360"/>
          <w:marRight w:val="0"/>
          <w:marTop w:val="200"/>
          <w:marBottom w:val="0"/>
          <w:divBdr>
            <w:top w:val="none" w:sz="0" w:space="0" w:color="auto"/>
            <w:left w:val="none" w:sz="0" w:space="0" w:color="auto"/>
            <w:bottom w:val="none" w:sz="0" w:space="0" w:color="auto"/>
            <w:right w:val="none" w:sz="0" w:space="0" w:color="auto"/>
          </w:divBdr>
        </w:div>
        <w:div w:id="1757166771">
          <w:marLeft w:val="360"/>
          <w:marRight w:val="0"/>
          <w:marTop w:val="200"/>
          <w:marBottom w:val="0"/>
          <w:divBdr>
            <w:top w:val="none" w:sz="0" w:space="0" w:color="auto"/>
            <w:left w:val="none" w:sz="0" w:space="0" w:color="auto"/>
            <w:bottom w:val="none" w:sz="0" w:space="0" w:color="auto"/>
            <w:right w:val="none" w:sz="0" w:space="0" w:color="auto"/>
          </w:divBdr>
        </w:div>
        <w:div w:id="645473100">
          <w:marLeft w:val="360"/>
          <w:marRight w:val="0"/>
          <w:marTop w:val="200"/>
          <w:marBottom w:val="0"/>
          <w:divBdr>
            <w:top w:val="none" w:sz="0" w:space="0" w:color="auto"/>
            <w:left w:val="none" w:sz="0" w:space="0" w:color="auto"/>
            <w:bottom w:val="none" w:sz="0" w:space="0" w:color="auto"/>
            <w:right w:val="none" w:sz="0" w:space="0" w:color="auto"/>
          </w:divBdr>
        </w:div>
      </w:divsChild>
    </w:div>
    <w:div w:id="1506750383">
      <w:bodyDiv w:val="1"/>
      <w:marLeft w:val="0"/>
      <w:marRight w:val="0"/>
      <w:marTop w:val="0"/>
      <w:marBottom w:val="0"/>
      <w:divBdr>
        <w:top w:val="none" w:sz="0" w:space="0" w:color="auto"/>
        <w:left w:val="none" w:sz="0" w:space="0" w:color="auto"/>
        <w:bottom w:val="none" w:sz="0" w:space="0" w:color="auto"/>
        <w:right w:val="none" w:sz="0" w:space="0" w:color="auto"/>
      </w:divBdr>
    </w:div>
    <w:div w:id="17952509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diagramData" Target="diagrams/data1.xml"/><Relationship Id="rId10"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F56D9A-C2DD-AD42-A293-64EC55F16FDC}" type="doc">
      <dgm:prSet loTypeId="urn:microsoft.com/office/officeart/2005/8/layout/hierarchy3" loCatId="" qsTypeId="urn:microsoft.com/office/officeart/2005/8/quickstyle/simple4" qsCatId="simple" csTypeId="urn:microsoft.com/office/officeart/2005/8/colors/accent1_2" csCatId="accent1" phldr="1"/>
      <dgm:spPr/>
      <dgm:t>
        <a:bodyPr/>
        <a:lstStyle/>
        <a:p>
          <a:endParaRPr lang="en-US"/>
        </a:p>
      </dgm:t>
    </dgm:pt>
    <dgm:pt modelId="{C8B2E0E0-94E1-2843-B835-E87C1F435CD6}">
      <dgm:prSet phldrT="[Text]"/>
      <dgm:spPr/>
      <dgm:t>
        <a:bodyPr/>
        <a:lstStyle/>
        <a:p>
          <a:r>
            <a:rPr lang="en-US"/>
            <a:t>MESSAGE</a:t>
          </a:r>
        </a:p>
      </dgm:t>
    </dgm:pt>
    <dgm:pt modelId="{A433F7E2-90E5-594E-B504-FD7684D3E102}" type="parTrans" cxnId="{FD9387CE-D0BF-F24F-8116-33B14145F287}">
      <dgm:prSet/>
      <dgm:spPr/>
      <dgm:t>
        <a:bodyPr/>
        <a:lstStyle/>
        <a:p>
          <a:endParaRPr lang="en-US"/>
        </a:p>
      </dgm:t>
    </dgm:pt>
    <dgm:pt modelId="{52663297-1CB4-C04D-904C-648274AFAB5A}" type="sibTrans" cxnId="{FD9387CE-D0BF-F24F-8116-33B14145F287}">
      <dgm:prSet/>
      <dgm:spPr/>
      <dgm:t>
        <a:bodyPr/>
        <a:lstStyle/>
        <a:p>
          <a:endParaRPr lang="en-US"/>
        </a:p>
      </dgm:t>
    </dgm:pt>
    <dgm:pt modelId="{6E6914B6-E078-A140-BB85-D48AECBF1193}">
      <dgm:prSet phldrT="[Text]"/>
      <dgm:spPr/>
      <dgm:t>
        <a:bodyPr/>
        <a:lstStyle/>
        <a:p>
          <a:r>
            <a:rPr lang="en-US"/>
            <a:t>Database entry facet</a:t>
          </a:r>
        </a:p>
      </dgm:t>
    </dgm:pt>
    <dgm:pt modelId="{0015E2C1-2EEF-FA4B-BF85-7F4FB4DEF57F}" type="parTrans" cxnId="{65E3DAA4-F98B-8545-95BA-85224DAB2DE6}">
      <dgm:prSet/>
      <dgm:spPr/>
      <dgm:t>
        <a:bodyPr/>
        <a:lstStyle/>
        <a:p>
          <a:endParaRPr lang="en-US"/>
        </a:p>
      </dgm:t>
    </dgm:pt>
    <dgm:pt modelId="{087E74C1-B0F5-F942-A76F-9EE7490E4DC1}" type="sibTrans" cxnId="{65E3DAA4-F98B-8545-95BA-85224DAB2DE6}">
      <dgm:prSet/>
      <dgm:spPr/>
      <dgm:t>
        <a:bodyPr/>
        <a:lstStyle/>
        <a:p>
          <a:endParaRPr lang="en-US"/>
        </a:p>
      </dgm:t>
    </dgm:pt>
    <dgm:pt modelId="{35B78A30-30FF-F343-927B-3DCB7B7041A9}">
      <dgm:prSet phldrT="[Text]"/>
      <dgm:spPr/>
      <dgm:t>
        <a:bodyPr/>
        <a:lstStyle/>
        <a:p>
          <a:r>
            <a:rPr lang="en-US"/>
            <a:t>Chat facet</a:t>
          </a:r>
        </a:p>
      </dgm:t>
    </dgm:pt>
    <dgm:pt modelId="{7D14F75F-C632-874A-BBF3-683781561BCE}" type="parTrans" cxnId="{611DDB2B-9A7E-1B46-A3EC-0FF3D3731410}">
      <dgm:prSet/>
      <dgm:spPr/>
      <dgm:t>
        <a:bodyPr/>
        <a:lstStyle/>
        <a:p>
          <a:endParaRPr lang="en-US"/>
        </a:p>
      </dgm:t>
    </dgm:pt>
    <dgm:pt modelId="{0788D64A-27A4-C64A-AA4E-21F1B9049831}" type="sibTrans" cxnId="{611DDB2B-9A7E-1B46-A3EC-0FF3D3731410}">
      <dgm:prSet/>
      <dgm:spPr/>
      <dgm:t>
        <a:bodyPr/>
        <a:lstStyle/>
        <a:p>
          <a:endParaRPr lang="en-US"/>
        </a:p>
      </dgm:t>
    </dgm:pt>
    <dgm:pt modelId="{EFD57E0F-28F8-F444-BC13-3908564C2851}">
      <dgm:prSet phldrT="[Text]"/>
      <dgm:spPr/>
      <dgm:t>
        <a:bodyPr/>
        <a:lstStyle/>
        <a:p>
          <a:r>
            <a:rPr lang="en-US"/>
            <a:t>Kik facet</a:t>
          </a:r>
        </a:p>
      </dgm:t>
    </dgm:pt>
    <dgm:pt modelId="{57F67791-2FCF-3B45-9232-0DA2AF7D98BB}" type="parTrans" cxnId="{C8785FF1-1B6C-184B-B039-862EE6A00D22}">
      <dgm:prSet/>
      <dgm:spPr/>
      <dgm:t>
        <a:bodyPr/>
        <a:lstStyle/>
        <a:p>
          <a:endParaRPr lang="en-US"/>
        </a:p>
      </dgm:t>
    </dgm:pt>
    <dgm:pt modelId="{578AF977-8380-1C4B-AF56-33D7E0DA6556}" type="sibTrans" cxnId="{C8785FF1-1B6C-184B-B039-862EE6A00D22}">
      <dgm:prSet/>
      <dgm:spPr/>
      <dgm:t>
        <a:bodyPr/>
        <a:lstStyle/>
        <a:p>
          <a:endParaRPr lang="en-US"/>
        </a:p>
      </dgm:t>
    </dgm:pt>
    <dgm:pt modelId="{38EB2D99-70A0-6843-9719-D71D2A21723A}">
      <dgm:prSet phldrT="[Text]"/>
      <dgm:spPr/>
      <dgm:t>
        <a:bodyPr/>
        <a:lstStyle/>
        <a:p>
          <a:r>
            <a:rPr lang="en-US"/>
            <a:t>Location facet</a:t>
          </a:r>
        </a:p>
      </dgm:t>
    </dgm:pt>
    <dgm:pt modelId="{381A4565-4AD3-2A4B-88B9-6D9EB874D0BA}" type="parTrans" cxnId="{F8B68695-D3FE-5441-AEA6-8CB2F6CDBBF8}">
      <dgm:prSet/>
      <dgm:spPr/>
      <dgm:t>
        <a:bodyPr/>
        <a:lstStyle/>
        <a:p>
          <a:endParaRPr lang="en-US"/>
        </a:p>
      </dgm:t>
    </dgm:pt>
    <dgm:pt modelId="{3082EDEF-67F9-D349-801A-AEDCFF84335B}" type="sibTrans" cxnId="{F8B68695-D3FE-5441-AEA6-8CB2F6CDBBF8}">
      <dgm:prSet/>
      <dgm:spPr/>
      <dgm:t>
        <a:bodyPr/>
        <a:lstStyle/>
        <a:p>
          <a:endParaRPr lang="en-US"/>
        </a:p>
      </dgm:t>
    </dgm:pt>
    <dgm:pt modelId="{DF08CA9E-D447-0E4D-B8EA-72809D265A66}">
      <dgm:prSet phldrT="[Text]"/>
      <dgm:spPr/>
      <dgm:t>
        <a:bodyPr/>
        <a:lstStyle/>
        <a:p>
          <a:r>
            <a:rPr lang="en-US"/>
            <a:t>FILE</a:t>
          </a:r>
        </a:p>
      </dgm:t>
    </dgm:pt>
    <dgm:pt modelId="{CEBC0DA4-5FB0-0948-B0CD-0A6379976A78}" type="parTrans" cxnId="{374D021E-C9CF-5244-A9E0-FCC986A3475B}">
      <dgm:prSet/>
      <dgm:spPr/>
    </dgm:pt>
    <dgm:pt modelId="{6060CB36-282F-3B43-8AA3-63E616B2CA83}" type="sibTrans" cxnId="{374D021E-C9CF-5244-A9E0-FCC986A3475B}">
      <dgm:prSet/>
      <dgm:spPr/>
    </dgm:pt>
    <dgm:pt modelId="{0A82AB14-CB80-2E42-8D24-3BB6C1E6852A}">
      <dgm:prSet phldrT="[Text]"/>
      <dgm:spPr/>
      <dgm:t>
        <a:bodyPr/>
        <a:lstStyle/>
        <a:p>
          <a:r>
            <a:rPr lang="en-US"/>
            <a:t>File system facet</a:t>
          </a:r>
        </a:p>
      </dgm:t>
    </dgm:pt>
    <dgm:pt modelId="{36906E9A-BC26-864C-A73A-1B58C4D2CF8A}" type="parTrans" cxnId="{FE94875F-1427-E447-8639-56DBC3C31347}">
      <dgm:prSet/>
      <dgm:spPr/>
      <dgm:t>
        <a:bodyPr/>
        <a:lstStyle/>
        <a:p>
          <a:endParaRPr lang="en-US"/>
        </a:p>
      </dgm:t>
    </dgm:pt>
    <dgm:pt modelId="{161EE537-08A4-A445-8A99-4E13794DCA48}" type="sibTrans" cxnId="{FE94875F-1427-E447-8639-56DBC3C31347}">
      <dgm:prSet/>
      <dgm:spPr/>
      <dgm:t>
        <a:bodyPr/>
        <a:lstStyle/>
        <a:p>
          <a:endParaRPr lang="en-US"/>
        </a:p>
      </dgm:t>
    </dgm:pt>
    <dgm:pt modelId="{168BD8C5-584B-1D4C-834A-D49A65F8152B}">
      <dgm:prSet phldrT="[Text]"/>
      <dgm:spPr/>
      <dgm:t>
        <a:bodyPr/>
        <a:lstStyle/>
        <a:p>
          <a:r>
            <a:rPr lang="en-US"/>
            <a:t>Picture facet</a:t>
          </a:r>
          <a:r>
            <a:rPr lang="en-US" baseline="0"/>
            <a:t> </a:t>
          </a:r>
          <a:endParaRPr lang="en-US"/>
        </a:p>
      </dgm:t>
    </dgm:pt>
    <dgm:pt modelId="{53249211-3528-FF41-99C0-8550A683AF88}" type="parTrans" cxnId="{18390FA4-11BE-BA48-B638-C55DA35D0CFA}">
      <dgm:prSet/>
      <dgm:spPr/>
      <dgm:t>
        <a:bodyPr/>
        <a:lstStyle/>
        <a:p>
          <a:endParaRPr lang="en-US"/>
        </a:p>
      </dgm:t>
    </dgm:pt>
    <dgm:pt modelId="{5524D314-74C9-AB45-8604-4CF200D2F389}" type="sibTrans" cxnId="{18390FA4-11BE-BA48-B638-C55DA35D0CFA}">
      <dgm:prSet/>
      <dgm:spPr/>
      <dgm:t>
        <a:bodyPr/>
        <a:lstStyle/>
        <a:p>
          <a:endParaRPr lang="en-US"/>
        </a:p>
      </dgm:t>
    </dgm:pt>
    <dgm:pt modelId="{90C2204C-E0CE-AF4B-8ED3-A7A0F12D3515}">
      <dgm:prSet phldrT="[Text]"/>
      <dgm:spPr/>
      <dgm:t>
        <a:bodyPr/>
        <a:lstStyle/>
        <a:p>
          <a:r>
            <a:rPr lang="en-US"/>
            <a:t>JPG</a:t>
          </a:r>
          <a:r>
            <a:rPr lang="en-US" baseline="0"/>
            <a:t> </a:t>
          </a:r>
          <a:r>
            <a:rPr lang="en-US"/>
            <a:t>facet</a:t>
          </a:r>
        </a:p>
      </dgm:t>
    </dgm:pt>
    <dgm:pt modelId="{8081B154-2342-D84C-B512-8B3A08B7C23F}" type="parTrans" cxnId="{23BD550E-B6CB-4F46-AF26-963D73190817}">
      <dgm:prSet/>
      <dgm:spPr/>
      <dgm:t>
        <a:bodyPr/>
        <a:lstStyle/>
        <a:p>
          <a:endParaRPr lang="en-US"/>
        </a:p>
      </dgm:t>
    </dgm:pt>
    <dgm:pt modelId="{9F86A5A1-7A70-E94F-BBC5-7E2B66C39637}" type="sibTrans" cxnId="{23BD550E-B6CB-4F46-AF26-963D73190817}">
      <dgm:prSet/>
      <dgm:spPr/>
      <dgm:t>
        <a:bodyPr/>
        <a:lstStyle/>
        <a:p>
          <a:endParaRPr lang="en-US"/>
        </a:p>
      </dgm:t>
    </dgm:pt>
    <dgm:pt modelId="{8B539F53-7116-1D46-808A-520E9C9AC6A4}">
      <dgm:prSet phldrT="[Text]"/>
      <dgm:spPr/>
      <dgm:t>
        <a:bodyPr/>
        <a:lstStyle/>
        <a:p>
          <a:r>
            <a:rPr lang="en-US"/>
            <a:t>EXIF facet</a:t>
          </a:r>
        </a:p>
      </dgm:t>
    </dgm:pt>
    <dgm:pt modelId="{9BF0CA13-987B-4C4F-9F93-B335B31B7B38}" type="parTrans" cxnId="{CD21E976-4643-B446-999F-B657A97D8D75}">
      <dgm:prSet/>
      <dgm:spPr/>
      <dgm:t>
        <a:bodyPr/>
        <a:lstStyle/>
        <a:p>
          <a:endParaRPr lang="en-US"/>
        </a:p>
      </dgm:t>
    </dgm:pt>
    <dgm:pt modelId="{3EC61042-74A9-B64B-A572-F7BB751D7EC0}" type="sibTrans" cxnId="{CD21E976-4643-B446-999F-B657A97D8D75}">
      <dgm:prSet/>
      <dgm:spPr/>
      <dgm:t>
        <a:bodyPr/>
        <a:lstStyle/>
        <a:p>
          <a:endParaRPr lang="en-US"/>
        </a:p>
      </dgm:t>
    </dgm:pt>
    <dgm:pt modelId="{F1C2BD3D-D6E1-AF48-8004-17DA9B796C3D}" type="pres">
      <dgm:prSet presAssocID="{A1F56D9A-C2DD-AD42-A293-64EC55F16FDC}" presName="diagram" presStyleCnt="0">
        <dgm:presLayoutVars>
          <dgm:chPref val="1"/>
          <dgm:dir/>
          <dgm:animOne val="branch"/>
          <dgm:animLvl val="lvl"/>
          <dgm:resizeHandles/>
        </dgm:presLayoutVars>
      </dgm:prSet>
      <dgm:spPr/>
      <dgm:t>
        <a:bodyPr/>
        <a:lstStyle/>
        <a:p>
          <a:endParaRPr lang="en-US"/>
        </a:p>
      </dgm:t>
    </dgm:pt>
    <dgm:pt modelId="{CB42EE9A-1CA6-B94F-9050-303D3852E667}" type="pres">
      <dgm:prSet presAssocID="{DF08CA9E-D447-0E4D-B8EA-72809D265A66}" presName="root" presStyleCnt="0"/>
      <dgm:spPr/>
    </dgm:pt>
    <dgm:pt modelId="{65D7F8F5-1013-984A-97FB-2150A1FE3053}" type="pres">
      <dgm:prSet presAssocID="{DF08CA9E-D447-0E4D-B8EA-72809D265A66}" presName="rootComposite" presStyleCnt="0"/>
      <dgm:spPr/>
    </dgm:pt>
    <dgm:pt modelId="{5B284423-FE9F-8A4D-9E8C-0CA4DB8171B8}" type="pres">
      <dgm:prSet presAssocID="{DF08CA9E-D447-0E4D-B8EA-72809D265A66}" presName="rootText" presStyleLbl="node1" presStyleIdx="0" presStyleCnt="2"/>
      <dgm:spPr/>
      <dgm:t>
        <a:bodyPr/>
        <a:lstStyle/>
        <a:p>
          <a:endParaRPr lang="en-US"/>
        </a:p>
      </dgm:t>
    </dgm:pt>
    <dgm:pt modelId="{1B4F3FAB-92F4-4A43-B37F-191B6D016138}" type="pres">
      <dgm:prSet presAssocID="{DF08CA9E-D447-0E4D-B8EA-72809D265A66}" presName="rootConnector" presStyleLbl="node1" presStyleIdx="0" presStyleCnt="2"/>
      <dgm:spPr/>
      <dgm:t>
        <a:bodyPr/>
        <a:lstStyle/>
        <a:p>
          <a:endParaRPr lang="en-US"/>
        </a:p>
      </dgm:t>
    </dgm:pt>
    <dgm:pt modelId="{61CBCFAE-54A8-DD4A-B30B-B4741803F3AF}" type="pres">
      <dgm:prSet presAssocID="{DF08CA9E-D447-0E4D-B8EA-72809D265A66}" presName="childShape" presStyleCnt="0"/>
      <dgm:spPr/>
    </dgm:pt>
    <dgm:pt modelId="{EB0F5A9C-80F4-9C46-80EA-C7BB621AAA67}" type="pres">
      <dgm:prSet presAssocID="{36906E9A-BC26-864C-A73A-1B58C4D2CF8A}" presName="Name13" presStyleLbl="parChTrans1D2" presStyleIdx="0" presStyleCnt="8"/>
      <dgm:spPr/>
      <dgm:t>
        <a:bodyPr/>
        <a:lstStyle/>
        <a:p>
          <a:endParaRPr lang="en-US"/>
        </a:p>
      </dgm:t>
    </dgm:pt>
    <dgm:pt modelId="{DF0CAF23-CF15-2540-AA24-0A0ABE808942}" type="pres">
      <dgm:prSet presAssocID="{0A82AB14-CB80-2E42-8D24-3BB6C1E6852A}" presName="childText" presStyleLbl="bgAcc1" presStyleIdx="0" presStyleCnt="8">
        <dgm:presLayoutVars>
          <dgm:bulletEnabled val="1"/>
        </dgm:presLayoutVars>
      </dgm:prSet>
      <dgm:spPr/>
      <dgm:t>
        <a:bodyPr/>
        <a:lstStyle/>
        <a:p>
          <a:endParaRPr lang="en-US"/>
        </a:p>
      </dgm:t>
    </dgm:pt>
    <dgm:pt modelId="{A6A5D31A-3079-9241-80D2-93388A319F05}" type="pres">
      <dgm:prSet presAssocID="{53249211-3528-FF41-99C0-8550A683AF88}" presName="Name13" presStyleLbl="parChTrans1D2" presStyleIdx="1" presStyleCnt="8"/>
      <dgm:spPr/>
      <dgm:t>
        <a:bodyPr/>
        <a:lstStyle/>
        <a:p>
          <a:endParaRPr lang="en-US"/>
        </a:p>
      </dgm:t>
    </dgm:pt>
    <dgm:pt modelId="{D99F179E-A7B9-3D48-810F-D4982291A51C}" type="pres">
      <dgm:prSet presAssocID="{168BD8C5-584B-1D4C-834A-D49A65F8152B}" presName="childText" presStyleLbl="bgAcc1" presStyleIdx="1" presStyleCnt="8">
        <dgm:presLayoutVars>
          <dgm:bulletEnabled val="1"/>
        </dgm:presLayoutVars>
      </dgm:prSet>
      <dgm:spPr/>
      <dgm:t>
        <a:bodyPr/>
        <a:lstStyle/>
        <a:p>
          <a:endParaRPr lang="en-US"/>
        </a:p>
      </dgm:t>
    </dgm:pt>
    <dgm:pt modelId="{31FDD95A-D112-E541-BB6F-8030CD4C0429}" type="pres">
      <dgm:prSet presAssocID="{8081B154-2342-D84C-B512-8B3A08B7C23F}" presName="Name13" presStyleLbl="parChTrans1D2" presStyleIdx="2" presStyleCnt="8"/>
      <dgm:spPr/>
      <dgm:t>
        <a:bodyPr/>
        <a:lstStyle/>
        <a:p>
          <a:endParaRPr lang="en-US"/>
        </a:p>
      </dgm:t>
    </dgm:pt>
    <dgm:pt modelId="{DDDC6D11-7F57-D843-8A3E-0729A0D36AC9}" type="pres">
      <dgm:prSet presAssocID="{90C2204C-E0CE-AF4B-8ED3-A7A0F12D3515}" presName="childText" presStyleLbl="bgAcc1" presStyleIdx="2" presStyleCnt="8">
        <dgm:presLayoutVars>
          <dgm:bulletEnabled val="1"/>
        </dgm:presLayoutVars>
      </dgm:prSet>
      <dgm:spPr/>
      <dgm:t>
        <a:bodyPr/>
        <a:lstStyle/>
        <a:p>
          <a:endParaRPr lang="en-US"/>
        </a:p>
      </dgm:t>
    </dgm:pt>
    <dgm:pt modelId="{266E2A6A-8782-C44C-8E00-71970E8D82A2}" type="pres">
      <dgm:prSet presAssocID="{9BF0CA13-987B-4C4F-9F93-B335B31B7B38}" presName="Name13" presStyleLbl="parChTrans1D2" presStyleIdx="3" presStyleCnt="8"/>
      <dgm:spPr/>
      <dgm:t>
        <a:bodyPr/>
        <a:lstStyle/>
        <a:p>
          <a:endParaRPr lang="en-US"/>
        </a:p>
      </dgm:t>
    </dgm:pt>
    <dgm:pt modelId="{8A32A181-FDCA-F74B-8B16-0E2FC71ED608}" type="pres">
      <dgm:prSet presAssocID="{8B539F53-7116-1D46-808A-520E9C9AC6A4}" presName="childText" presStyleLbl="bgAcc1" presStyleIdx="3" presStyleCnt="8">
        <dgm:presLayoutVars>
          <dgm:bulletEnabled val="1"/>
        </dgm:presLayoutVars>
      </dgm:prSet>
      <dgm:spPr/>
      <dgm:t>
        <a:bodyPr/>
        <a:lstStyle/>
        <a:p>
          <a:endParaRPr lang="en-US"/>
        </a:p>
      </dgm:t>
    </dgm:pt>
    <dgm:pt modelId="{50F4D3EC-F74E-3045-A452-B4F8EBE9E226}" type="pres">
      <dgm:prSet presAssocID="{C8B2E0E0-94E1-2843-B835-E87C1F435CD6}" presName="root" presStyleCnt="0"/>
      <dgm:spPr/>
    </dgm:pt>
    <dgm:pt modelId="{622C2440-CDF9-BB4A-B470-7C99BCF078C7}" type="pres">
      <dgm:prSet presAssocID="{C8B2E0E0-94E1-2843-B835-E87C1F435CD6}" presName="rootComposite" presStyleCnt="0"/>
      <dgm:spPr/>
    </dgm:pt>
    <dgm:pt modelId="{8F75D1DE-958E-A142-A5A2-FD06FC613990}" type="pres">
      <dgm:prSet presAssocID="{C8B2E0E0-94E1-2843-B835-E87C1F435CD6}" presName="rootText" presStyleLbl="node1" presStyleIdx="1" presStyleCnt="2"/>
      <dgm:spPr/>
      <dgm:t>
        <a:bodyPr/>
        <a:lstStyle/>
        <a:p>
          <a:endParaRPr lang="en-US"/>
        </a:p>
      </dgm:t>
    </dgm:pt>
    <dgm:pt modelId="{BAF2B0EB-9B6C-CD4D-BCE2-4609162BE6FB}" type="pres">
      <dgm:prSet presAssocID="{C8B2E0E0-94E1-2843-B835-E87C1F435CD6}" presName="rootConnector" presStyleLbl="node1" presStyleIdx="1" presStyleCnt="2"/>
      <dgm:spPr/>
      <dgm:t>
        <a:bodyPr/>
        <a:lstStyle/>
        <a:p>
          <a:endParaRPr lang="en-US"/>
        </a:p>
      </dgm:t>
    </dgm:pt>
    <dgm:pt modelId="{37623729-BBC6-E741-B9B0-E08BB28281B5}" type="pres">
      <dgm:prSet presAssocID="{C8B2E0E0-94E1-2843-B835-E87C1F435CD6}" presName="childShape" presStyleCnt="0"/>
      <dgm:spPr/>
    </dgm:pt>
    <dgm:pt modelId="{F765FB87-5534-D245-86BD-BAF9E2FF7FB6}" type="pres">
      <dgm:prSet presAssocID="{0015E2C1-2EEF-FA4B-BF85-7F4FB4DEF57F}" presName="Name13" presStyleLbl="parChTrans1D2" presStyleIdx="4" presStyleCnt="8"/>
      <dgm:spPr/>
      <dgm:t>
        <a:bodyPr/>
        <a:lstStyle/>
        <a:p>
          <a:endParaRPr lang="en-US"/>
        </a:p>
      </dgm:t>
    </dgm:pt>
    <dgm:pt modelId="{5593EA38-604D-D948-9921-06545C4BA110}" type="pres">
      <dgm:prSet presAssocID="{6E6914B6-E078-A140-BB85-D48AECBF1193}" presName="childText" presStyleLbl="bgAcc1" presStyleIdx="4" presStyleCnt="8">
        <dgm:presLayoutVars>
          <dgm:bulletEnabled val="1"/>
        </dgm:presLayoutVars>
      </dgm:prSet>
      <dgm:spPr/>
      <dgm:t>
        <a:bodyPr/>
        <a:lstStyle/>
        <a:p>
          <a:endParaRPr lang="en-US"/>
        </a:p>
      </dgm:t>
    </dgm:pt>
    <dgm:pt modelId="{2E81B31A-3BE6-CC43-8EE9-1B6EAB7A11FB}" type="pres">
      <dgm:prSet presAssocID="{7D14F75F-C632-874A-BBF3-683781561BCE}" presName="Name13" presStyleLbl="parChTrans1D2" presStyleIdx="5" presStyleCnt="8"/>
      <dgm:spPr/>
      <dgm:t>
        <a:bodyPr/>
        <a:lstStyle/>
        <a:p>
          <a:endParaRPr lang="en-US"/>
        </a:p>
      </dgm:t>
    </dgm:pt>
    <dgm:pt modelId="{68DDC288-D52A-3C47-B852-1E27DB4A0A0A}" type="pres">
      <dgm:prSet presAssocID="{35B78A30-30FF-F343-927B-3DCB7B7041A9}" presName="childText" presStyleLbl="bgAcc1" presStyleIdx="5" presStyleCnt="8">
        <dgm:presLayoutVars>
          <dgm:bulletEnabled val="1"/>
        </dgm:presLayoutVars>
      </dgm:prSet>
      <dgm:spPr/>
      <dgm:t>
        <a:bodyPr/>
        <a:lstStyle/>
        <a:p>
          <a:endParaRPr lang="en-US"/>
        </a:p>
      </dgm:t>
    </dgm:pt>
    <dgm:pt modelId="{EF48A50E-8C8A-044A-A922-67E0A9AF2C92}" type="pres">
      <dgm:prSet presAssocID="{57F67791-2FCF-3B45-9232-0DA2AF7D98BB}" presName="Name13" presStyleLbl="parChTrans1D2" presStyleIdx="6" presStyleCnt="8"/>
      <dgm:spPr/>
      <dgm:t>
        <a:bodyPr/>
        <a:lstStyle/>
        <a:p>
          <a:endParaRPr lang="en-US"/>
        </a:p>
      </dgm:t>
    </dgm:pt>
    <dgm:pt modelId="{18E1A8C8-DA30-6B45-BB5E-AEBF157C7270}" type="pres">
      <dgm:prSet presAssocID="{EFD57E0F-28F8-F444-BC13-3908564C2851}" presName="childText" presStyleLbl="bgAcc1" presStyleIdx="6" presStyleCnt="8">
        <dgm:presLayoutVars>
          <dgm:bulletEnabled val="1"/>
        </dgm:presLayoutVars>
      </dgm:prSet>
      <dgm:spPr/>
      <dgm:t>
        <a:bodyPr/>
        <a:lstStyle/>
        <a:p>
          <a:endParaRPr lang="en-US"/>
        </a:p>
      </dgm:t>
    </dgm:pt>
    <dgm:pt modelId="{6972D44F-6C8A-D04C-A70B-EAAD9A339A97}" type="pres">
      <dgm:prSet presAssocID="{381A4565-4AD3-2A4B-88B9-6D9EB874D0BA}" presName="Name13" presStyleLbl="parChTrans1D2" presStyleIdx="7" presStyleCnt="8"/>
      <dgm:spPr/>
      <dgm:t>
        <a:bodyPr/>
        <a:lstStyle/>
        <a:p>
          <a:endParaRPr lang="en-US"/>
        </a:p>
      </dgm:t>
    </dgm:pt>
    <dgm:pt modelId="{32018B0D-CBC9-CE4F-9432-26BE51FEB35D}" type="pres">
      <dgm:prSet presAssocID="{38EB2D99-70A0-6843-9719-D71D2A21723A}" presName="childText" presStyleLbl="bgAcc1" presStyleIdx="7" presStyleCnt="8">
        <dgm:presLayoutVars>
          <dgm:bulletEnabled val="1"/>
        </dgm:presLayoutVars>
      </dgm:prSet>
      <dgm:spPr/>
      <dgm:t>
        <a:bodyPr/>
        <a:lstStyle/>
        <a:p>
          <a:endParaRPr lang="en-US"/>
        </a:p>
      </dgm:t>
    </dgm:pt>
  </dgm:ptLst>
  <dgm:cxnLst>
    <dgm:cxn modelId="{B87B9BC2-F82F-C04D-849F-E7D07076CE87}" type="presOf" srcId="{A1F56D9A-C2DD-AD42-A293-64EC55F16FDC}" destId="{F1C2BD3D-D6E1-AF48-8004-17DA9B796C3D}" srcOrd="0" destOrd="0" presId="urn:microsoft.com/office/officeart/2005/8/layout/hierarchy3"/>
    <dgm:cxn modelId="{C8785FF1-1B6C-184B-B039-862EE6A00D22}" srcId="{C8B2E0E0-94E1-2843-B835-E87C1F435CD6}" destId="{EFD57E0F-28F8-F444-BC13-3908564C2851}" srcOrd="2" destOrd="0" parTransId="{57F67791-2FCF-3B45-9232-0DA2AF7D98BB}" sibTransId="{578AF977-8380-1C4B-AF56-33D7E0DA6556}"/>
    <dgm:cxn modelId="{374D021E-C9CF-5244-A9E0-FCC986A3475B}" srcId="{A1F56D9A-C2DD-AD42-A293-64EC55F16FDC}" destId="{DF08CA9E-D447-0E4D-B8EA-72809D265A66}" srcOrd="0" destOrd="0" parTransId="{CEBC0DA4-5FB0-0948-B0CD-0A6379976A78}" sibTransId="{6060CB36-282F-3B43-8AA3-63E616B2CA83}"/>
    <dgm:cxn modelId="{FE94875F-1427-E447-8639-56DBC3C31347}" srcId="{DF08CA9E-D447-0E4D-B8EA-72809D265A66}" destId="{0A82AB14-CB80-2E42-8D24-3BB6C1E6852A}" srcOrd="0" destOrd="0" parTransId="{36906E9A-BC26-864C-A73A-1B58C4D2CF8A}" sibTransId="{161EE537-08A4-A445-8A99-4E13794DCA48}"/>
    <dgm:cxn modelId="{0C004EBB-E3C9-6E41-BB45-F73030849F0C}" type="presOf" srcId="{6E6914B6-E078-A140-BB85-D48AECBF1193}" destId="{5593EA38-604D-D948-9921-06545C4BA110}" srcOrd="0" destOrd="0" presId="urn:microsoft.com/office/officeart/2005/8/layout/hierarchy3"/>
    <dgm:cxn modelId="{611DDB2B-9A7E-1B46-A3EC-0FF3D3731410}" srcId="{C8B2E0E0-94E1-2843-B835-E87C1F435CD6}" destId="{35B78A30-30FF-F343-927B-3DCB7B7041A9}" srcOrd="1" destOrd="0" parTransId="{7D14F75F-C632-874A-BBF3-683781561BCE}" sibTransId="{0788D64A-27A4-C64A-AA4E-21F1B9049831}"/>
    <dgm:cxn modelId="{FD9387CE-D0BF-F24F-8116-33B14145F287}" srcId="{A1F56D9A-C2DD-AD42-A293-64EC55F16FDC}" destId="{C8B2E0E0-94E1-2843-B835-E87C1F435CD6}" srcOrd="1" destOrd="0" parTransId="{A433F7E2-90E5-594E-B504-FD7684D3E102}" sibTransId="{52663297-1CB4-C04D-904C-648274AFAB5A}"/>
    <dgm:cxn modelId="{F8B68695-D3FE-5441-AEA6-8CB2F6CDBBF8}" srcId="{C8B2E0E0-94E1-2843-B835-E87C1F435CD6}" destId="{38EB2D99-70A0-6843-9719-D71D2A21723A}" srcOrd="3" destOrd="0" parTransId="{381A4565-4AD3-2A4B-88B9-6D9EB874D0BA}" sibTransId="{3082EDEF-67F9-D349-801A-AEDCFF84335B}"/>
    <dgm:cxn modelId="{BC836B9E-3C83-5F41-8FAB-5A411D1D7E4B}" type="presOf" srcId="{90C2204C-E0CE-AF4B-8ED3-A7A0F12D3515}" destId="{DDDC6D11-7F57-D843-8A3E-0729A0D36AC9}" srcOrd="0" destOrd="0" presId="urn:microsoft.com/office/officeart/2005/8/layout/hierarchy3"/>
    <dgm:cxn modelId="{CE96DC35-12D8-754C-8186-35CA672B5788}" type="presOf" srcId="{35B78A30-30FF-F343-927B-3DCB7B7041A9}" destId="{68DDC288-D52A-3C47-B852-1E27DB4A0A0A}" srcOrd="0" destOrd="0" presId="urn:microsoft.com/office/officeart/2005/8/layout/hierarchy3"/>
    <dgm:cxn modelId="{10BAC0E5-4C90-1F4D-A5C6-7E111DF68103}" type="presOf" srcId="{7D14F75F-C632-874A-BBF3-683781561BCE}" destId="{2E81B31A-3BE6-CC43-8EE9-1B6EAB7A11FB}" srcOrd="0" destOrd="0" presId="urn:microsoft.com/office/officeart/2005/8/layout/hierarchy3"/>
    <dgm:cxn modelId="{92B4A2FF-5DD2-A14D-9037-D5EBD41587F1}" type="presOf" srcId="{8081B154-2342-D84C-B512-8B3A08B7C23F}" destId="{31FDD95A-D112-E541-BB6F-8030CD4C0429}" srcOrd="0" destOrd="0" presId="urn:microsoft.com/office/officeart/2005/8/layout/hierarchy3"/>
    <dgm:cxn modelId="{5D553EAF-FE39-3A4C-8B55-23FEDBFE6A09}" type="presOf" srcId="{9BF0CA13-987B-4C4F-9F93-B335B31B7B38}" destId="{266E2A6A-8782-C44C-8E00-71970E8D82A2}" srcOrd="0" destOrd="0" presId="urn:microsoft.com/office/officeart/2005/8/layout/hierarchy3"/>
    <dgm:cxn modelId="{2592A2BF-3012-0D4A-83F8-505F1E45CF45}" type="presOf" srcId="{57F67791-2FCF-3B45-9232-0DA2AF7D98BB}" destId="{EF48A50E-8C8A-044A-A922-67E0A9AF2C92}" srcOrd="0" destOrd="0" presId="urn:microsoft.com/office/officeart/2005/8/layout/hierarchy3"/>
    <dgm:cxn modelId="{FD713FC8-F7E5-E747-8D58-3B218838A4E6}" type="presOf" srcId="{EFD57E0F-28F8-F444-BC13-3908564C2851}" destId="{18E1A8C8-DA30-6B45-BB5E-AEBF157C7270}" srcOrd="0" destOrd="0" presId="urn:microsoft.com/office/officeart/2005/8/layout/hierarchy3"/>
    <dgm:cxn modelId="{0C6E7E4E-F990-1C4F-B637-A1EE9237334A}" type="presOf" srcId="{168BD8C5-584B-1D4C-834A-D49A65F8152B}" destId="{D99F179E-A7B9-3D48-810F-D4982291A51C}" srcOrd="0" destOrd="0" presId="urn:microsoft.com/office/officeart/2005/8/layout/hierarchy3"/>
    <dgm:cxn modelId="{3BC6B359-DBE8-CA44-8668-330FA363EE1D}" type="presOf" srcId="{38EB2D99-70A0-6843-9719-D71D2A21723A}" destId="{32018B0D-CBC9-CE4F-9432-26BE51FEB35D}" srcOrd="0" destOrd="0" presId="urn:microsoft.com/office/officeart/2005/8/layout/hierarchy3"/>
    <dgm:cxn modelId="{AFE464AA-0D82-1542-BDD7-2AA39A1C00E5}" type="presOf" srcId="{0015E2C1-2EEF-FA4B-BF85-7F4FB4DEF57F}" destId="{F765FB87-5534-D245-86BD-BAF9E2FF7FB6}" srcOrd="0" destOrd="0" presId="urn:microsoft.com/office/officeart/2005/8/layout/hierarchy3"/>
    <dgm:cxn modelId="{618FFAE3-21B0-0B4F-9CF4-01F46BB129F1}" type="presOf" srcId="{0A82AB14-CB80-2E42-8D24-3BB6C1E6852A}" destId="{DF0CAF23-CF15-2540-AA24-0A0ABE808942}" srcOrd="0" destOrd="0" presId="urn:microsoft.com/office/officeart/2005/8/layout/hierarchy3"/>
    <dgm:cxn modelId="{8A762499-159E-3548-BCB6-8060314E47B9}" type="presOf" srcId="{36906E9A-BC26-864C-A73A-1B58C4D2CF8A}" destId="{EB0F5A9C-80F4-9C46-80EA-C7BB621AAA67}" srcOrd="0" destOrd="0" presId="urn:microsoft.com/office/officeart/2005/8/layout/hierarchy3"/>
    <dgm:cxn modelId="{892D3B8B-278B-3B48-8F46-5AD0F89AB6F4}" type="presOf" srcId="{DF08CA9E-D447-0E4D-B8EA-72809D265A66}" destId="{1B4F3FAB-92F4-4A43-B37F-191B6D016138}" srcOrd="1" destOrd="0" presId="urn:microsoft.com/office/officeart/2005/8/layout/hierarchy3"/>
    <dgm:cxn modelId="{23BD550E-B6CB-4F46-AF26-963D73190817}" srcId="{DF08CA9E-D447-0E4D-B8EA-72809D265A66}" destId="{90C2204C-E0CE-AF4B-8ED3-A7A0F12D3515}" srcOrd="2" destOrd="0" parTransId="{8081B154-2342-D84C-B512-8B3A08B7C23F}" sibTransId="{9F86A5A1-7A70-E94F-BBC5-7E2B66C39637}"/>
    <dgm:cxn modelId="{5A53234B-11CC-0848-8C61-E155E7A047BE}" type="presOf" srcId="{8B539F53-7116-1D46-808A-520E9C9AC6A4}" destId="{8A32A181-FDCA-F74B-8B16-0E2FC71ED608}" srcOrd="0" destOrd="0" presId="urn:microsoft.com/office/officeart/2005/8/layout/hierarchy3"/>
    <dgm:cxn modelId="{5E738860-ABB3-174B-BE02-62264833AFF2}" type="presOf" srcId="{C8B2E0E0-94E1-2843-B835-E87C1F435CD6}" destId="{BAF2B0EB-9B6C-CD4D-BCE2-4609162BE6FB}" srcOrd="1" destOrd="0" presId="urn:microsoft.com/office/officeart/2005/8/layout/hierarchy3"/>
    <dgm:cxn modelId="{3AC615A5-CAE8-C14A-81B3-680A5691F584}" type="presOf" srcId="{C8B2E0E0-94E1-2843-B835-E87C1F435CD6}" destId="{8F75D1DE-958E-A142-A5A2-FD06FC613990}" srcOrd="0" destOrd="0" presId="urn:microsoft.com/office/officeart/2005/8/layout/hierarchy3"/>
    <dgm:cxn modelId="{13B7C3AA-3AF6-0249-85A5-FC307E97E1BD}" type="presOf" srcId="{381A4565-4AD3-2A4B-88B9-6D9EB874D0BA}" destId="{6972D44F-6C8A-D04C-A70B-EAAD9A339A97}" srcOrd="0" destOrd="0" presId="urn:microsoft.com/office/officeart/2005/8/layout/hierarchy3"/>
    <dgm:cxn modelId="{CD21E976-4643-B446-999F-B657A97D8D75}" srcId="{DF08CA9E-D447-0E4D-B8EA-72809D265A66}" destId="{8B539F53-7116-1D46-808A-520E9C9AC6A4}" srcOrd="3" destOrd="0" parTransId="{9BF0CA13-987B-4C4F-9F93-B335B31B7B38}" sibTransId="{3EC61042-74A9-B64B-A572-F7BB751D7EC0}"/>
    <dgm:cxn modelId="{65E3DAA4-F98B-8545-95BA-85224DAB2DE6}" srcId="{C8B2E0E0-94E1-2843-B835-E87C1F435CD6}" destId="{6E6914B6-E078-A140-BB85-D48AECBF1193}" srcOrd="0" destOrd="0" parTransId="{0015E2C1-2EEF-FA4B-BF85-7F4FB4DEF57F}" sibTransId="{087E74C1-B0F5-F942-A76F-9EE7490E4DC1}"/>
    <dgm:cxn modelId="{D42F9E66-86BD-EA47-AAD1-D1FD5096055C}" type="presOf" srcId="{DF08CA9E-D447-0E4D-B8EA-72809D265A66}" destId="{5B284423-FE9F-8A4D-9E8C-0CA4DB8171B8}" srcOrd="0" destOrd="0" presId="urn:microsoft.com/office/officeart/2005/8/layout/hierarchy3"/>
    <dgm:cxn modelId="{C4152330-FF35-6F42-9A9D-745682BAB862}" type="presOf" srcId="{53249211-3528-FF41-99C0-8550A683AF88}" destId="{A6A5D31A-3079-9241-80D2-93388A319F05}" srcOrd="0" destOrd="0" presId="urn:microsoft.com/office/officeart/2005/8/layout/hierarchy3"/>
    <dgm:cxn modelId="{18390FA4-11BE-BA48-B638-C55DA35D0CFA}" srcId="{DF08CA9E-D447-0E4D-B8EA-72809D265A66}" destId="{168BD8C5-584B-1D4C-834A-D49A65F8152B}" srcOrd="1" destOrd="0" parTransId="{53249211-3528-FF41-99C0-8550A683AF88}" sibTransId="{5524D314-74C9-AB45-8604-4CF200D2F389}"/>
    <dgm:cxn modelId="{99B8AB4C-E32B-9348-90E8-4D2AFC14C2B4}" type="presParOf" srcId="{F1C2BD3D-D6E1-AF48-8004-17DA9B796C3D}" destId="{CB42EE9A-1CA6-B94F-9050-303D3852E667}" srcOrd="0" destOrd="0" presId="urn:microsoft.com/office/officeart/2005/8/layout/hierarchy3"/>
    <dgm:cxn modelId="{6FE6F163-EF21-524A-81D9-527A448FABF5}" type="presParOf" srcId="{CB42EE9A-1CA6-B94F-9050-303D3852E667}" destId="{65D7F8F5-1013-984A-97FB-2150A1FE3053}" srcOrd="0" destOrd="0" presId="urn:microsoft.com/office/officeart/2005/8/layout/hierarchy3"/>
    <dgm:cxn modelId="{84CC3AA4-2AA3-E34B-9205-39C97797AEBE}" type="presParOf" srcId="{65D7F8F5-1013-984A-97FB-2150A1FE3053}" destId="{5B284423-FE9F-8A4D-9E8C-0CA4DB8171B8}" srcOrd="0" destOrd="0" presId="urn:microsoft.com/office/officeart/2005/8/layout/hierarchy3"/>
    <dgm:cxn modelId="{B0C85FDD-870A-D64E-9CA4-B671F5497810}" type="presParOf" srcId="{65D7F8F5-1013-984A-97FB-2150A1FE3053}" destId="{1B4F3FAB-92F4-4A43-B37F-191B6D016138}" srcOrd="1" destOrd="0" presId="urn:microsoft.com/office/officeart/2005/8/layout/hierarchy3"/>
    <dgm:cxn modelId="{A0341AA5-3AC8-8948-BBCA-28488970B133}" type="presParOf" srcId="{CB42EE9A-1CA6-B94F-9050-303D3852E667}" destId="{61CBCFAE-54A8-DD4A-B30B-B4741803F3AF}" srcOrd="1" destOrd="0" presId="urn:microsoft.com/office/officeart/2005/8/layout/hierarchy3"/>
    <dgm:cxn modelId="{9DE9F3FC-AB85-534C-A6F7-06ECD15D745F}" type="presParOf" srcId="{61CBCFAE-54A8-DD4A-B30B-B4741803F3AF}" destId="{EB0F5A9C-80F4-9C46-80EA-C7BB621AAA67}" srcOrd="0" destOrd="0" presId="urn:microsoft.com/office/officeart/2005/8/layout/hierarchy3"/>
    <dgm:cxn modelId="{0CFC6989-1AE8-B64D-AE65-602EFBB3E3C5}" type="presParOf" srcId="{61CBCFAE-54A8-DD4A-B30B-B4741803F3AF}" destId="{DF0CAF23-CF15-2540-AA24-0A0ABE808942}" srcOrd="1" destOrd="0" presId="urn:microsoft.com/office/officeart/2005/8/layout/hierarchy3"/>
    <dgm:cxn modelId="{DD041FF8-B575-D149-81CD-A9551E5880F7}" type="presParOf" srcId="{61CBCFAE-54A8-DD4A-B30B-B4741803F3AF}" destId="{A6A5D31A-3079-9241-80D2-93388A319F05}" srcOrd="2" destOrd="0" presId="urn:microsoft.com/office/officeart/2005/8/layout/hierarchy3"/>
    <dgm:cxn modelId="{2D87EBA4-EBC9-8940-BD1D-180AD6196EDD}" type="presParOf" srcId="{61CBCFAE-54A8-DD4A-B30B-B4741803F3AF}" destId="{D99F179E-A7B9-3D48-810F-D4982291A51C}" srcOrd="3" destOrd="0" presId="urn:microsoft.com/office/officeart/2005/8/layout/hierarchy3"/>
    <dgm:cxn modelId="{2A06AF3F-2FF0-6143-8221-7B3C6CC69A5F}" type="presParOf" srcId="{61CBCFAE-54A8-DD4A-B30B-B4741803F3AF}" destId="{31FDD95A-D112-E541-BB6F-8030CD4C0429}" srcOrd="4" destOrd="0" presId="urn:microsoft.com/office/officeart/2005/8/layout/hierarchy3"/>
    <dgm:cxn modelId="{058E7B33-BCC9-274A-A798-2A0B60648523}" type="presParOf" srcId="{61CBCFAE-54A8-DD4A-B30B-B4741803F3AF}" destId="{DDDC6D11-7F57-D843-8A3E-0729A0D36AC9}" srcOrd="5" destOrd="0" presId="urn:microsoft.com/office/officeart/2005/8/layout/hierarchy3"/>
    <dgm:cxn modelId="{489B60F5-CA25-4344-AE6A-25A852C3FECE}" type="presParOf" srcId="{61CBCFAE-54A8-DD4A-B30B-B4741803F3AF}" destId="{266E2A6A-8782-C44C-8E00-71970E8D82A2}" srcOrd="6" destOrd="0" presId="urn:microsoft.com/office/officeart/2005/8/layout/hierarchy3"/>
    <dgm:cxn modelId="{067BD477-16EB-1741-AED7-486029BF47A5}" type="presParOf" srcId="{61CBCFAE-54A8-DD4A-B30B-B4741803F3AF}" destId="{8A32A181-FDCA-F74B-8B16-0E2FC71ED608}" srcOrd="7" destOrd="0" presId="urn:microsoft.com/office/officeart/2005/8/layout/hierarchy3"/>
    <dgm:cxn modelId="{23D58D31-2123-E145-9C90-ED687297E486}" type="presParOf" srcId="{F1C2BD3D-D6E1-AF48-8004-17DA9B796C3D}" destId="{50F4D3EC-F74E-3045-A452-B4F8EBE9E226}" srcOrd="1" destOrd="0" presId="urn:microsoft.com/office/officeart/2005/8/layout/hierarchy3"/>
    <dgm:cxn modelId="{ACCDAD0B-B552-474C-87F2-EFB4F7F012D9}" type="presParOf" srcId="{50F4D3EC-F74E-3045-A452-B4F8EBE9E226}" destId="{622C2440-CDF9-BB4A-B470-7C99BCF078C7}" srcOrd="0" destOrd="0" presId="urn:microsoft.com/office/officeart/2005/8/layout/hierarchy3"/>
    <dgm:cxn modelId="{4AAC4CF3-2FDD-BD49-B3BA-DCC2811DC7F7}" type="presParOf" srcId="{622C2440-CDF9-BB4A-B470-7C99BCF078C7}" destId="{8F75D1DE-958E-A142-A5A2-FD06FC613990}" srcOrd="0" destOrd="0" presId="urn:microsoft.com/office/officeart/2005/8/layout/hierarchy3"/>
    <dgm:cxn modelId="{8B983395-ABFE-314A-8502-B53768DE1827}" type="presParOf" srcId="{622C2440-CDF9-BB4A-B470-7C99BCF078C7}" destId="{BAF2B0EB-9B6C-CD4D-BCE2-4609162BE6FB}" srcOrd="1" destOrd="0" presId="urn:microsoft.com/office/officeart/2005/8/layout/hierarchy3"/>
    <dgm:cxn modelId="{5EBC08BC-1E1E-DF46-803F-ED3AB0858171}" type="presParOf" srcId="{50F4D3EC-F74E-3045-A452-B4F8EBE9E226}" destId="{37623729-BBC6-E741-B9B0-E08BB28281B5}" srcOrd="1" destOrd="0" presId="urn:microsoft.com/office/officeart/2005/8/layout/hierarchy3"/>
    <dgm:cxn modelId="{B49B8506-1D65-B742-B3E8-BAA4D9F7054F}" type="presParOf" srcId="{37623729-BBC6-E741-B9B0-E08BB28281B5}" destId="{F765FB87-5534-D245-86BD-BAF9E2FF7FB6}" srcOrd="0" destOrd="0" presId="urn:microsoft.com/office/officeart/2005/8/layout/hierarchy3"/>
    <dgm:cxn modelId="{80627536-FD83-6B4D-A78C-1E2C3F30A5AE}" type="presParOf" srcId="{37623729-BBC6-E741-B9B0-E08BB28281B5}" destId="{5593EA38-604D-D948-9921-06545C4BA110}" srcOrd="1" destOrd="0" presId="urn:microsoft.com/office/officeart/2005/8/layout/hierarchy3"/>
    <dgm:cxn modelId="{D0CCABAD-1683-5C43-8961-92D8BA9C2931}" type="presParOf" srcId="{37623729-BBC6-E741-B9B0-E08BB28281B5}" destId="{2E81B31A-3BE6-CC43-8EE9-1B6EAB7A11FB}" srcOrd="2" destOrd="0" presId="urn:microsoft.com/office/officeart/2005/8/layout/hierarchy3"/>
    <dgm:cxn modelId="{1C3DB250-897D-394B-A631-8812B59FD379}" type="presParOf" srcId="{37623729-BBC6-E741-B9B0-E08BB28281B5}" destId="{68DDC288-D52A-3C47-B852-1E27DB4A0A0A}" srcOrd="3" destOrd="0" presId="urn:microsoft.com/office/officeart/2005/8/layout/hierarchy3"/>
    <dgm:cxn modelId="{B78D79F0-6DAE-9C41-8340-47E2A41EB045}" type="presParOf" srcId="{37623729-BBC6-E741-B9B0-E08BB28281B5}" destId="{EF48A50E-8C8A-044A-A922-67E0A9AF2C92}" srcOrd="4" destOrd="0" presId="urn:microsoft.com/office/officeart/2005/8/layout/hierarchy3"/>
    <dgm:cxn modelId="{3C363D09-B596-F044-A706-D2CE89CAD293}" type="presParOf" srcId="{37623729-BBC6-E741-B9B0-E08BB28281B5}" destId="{18E1A8C8-DA30-6B45-BB5E-AEBF157C7270}" srcOrd="5" destOrd="0" presId="urn:microsoft.com/office/officeart/2005/8/layout/hierarchy3"/>
    <dgm:cxn modelId="{D999543B-D70C-8944-A41F-519AC811D9B7}" type="presParOf" srcId="{37623729-BBC6-E741-B9B0-E08BB28281B5}" destId="{6972D44F-6C8A-D04C-A70B-EAAD9A339A97}" srcOrd="6" destOrd="0" presId="urn:microsoft.com/office/officeart/2005/8/layout/hierarchy3"/>
    <dgm:cxn modelId="{9D516071-9641-F945-BACE-038B480D88EC}" type="presParOf" srcId="{37623729-BBC6-E741-B9B0-E08BB28281B5}" destId="{32018B0D-CBC9-CE4F-9432-26BE51FEB35D}" srcOrd="7" destOrd="0" presId="urn:microsoft.com/office/officeart/2005/8/layout/hierarchy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284423-FE9F-8A4D-9E8C-0CA4DB8171B8}">
      <dsp:nvSpPr>
        <dsp:cNvPr id="0" name=""/>
        <dsp:cNvSpPr/>
      </dsp:nvSpPr>
      <dsp:spPr>
        <a:xfrm>
          <a:off x="537357" y="1644"/>
          <a:ext cx="662808" cy="33140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FILE</a:t>
          </a:r>
        </a:p>
      </dsp:txBody>
      <dsp:txXfrm>
        <a:off x="547063" y="11350"/>
        <a:ext cx="643396" cy="311992"/>
      </dsp:txXfrm>
    </dsp:sp>
    <dsp:sp modelId="{EB0F5A9C-80F4-9C46-80EA-C7BB621AAA67}">
      <dsp:nvSpPr>
        <dsp:cNvPr id="0" name=""/>
        <dsp:cNvSpPr/>
      </dsp:nvSpPr>
      <dsp:spPr>
        <a:xfrm>
          <a:off x="557918" y="333048"/>
          <a:ext cx="91440" cy="248553"/>
        </a:xfrm>
        <a:custGeom>
          <a:avLst/>
          <a:gdLst/>
          <a:ahLst/>
          <a:cxnLst/>
          <a:rect l="0" t="0" r="0" b="0"/>
          <a:pathLst>
            <a:path>
              <a:moveTo>
                <a:pt x="45720" y="0"/>
              </a:moveTo>
              <a:lnTo>
                <a:pt x="45720" y="248553"/>
              </a:lnTo>
              <a:lnTo>
                <a:pt x="112000" y="2485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F0CAF23-CF15-2540-AA24-0A0ABE808942}">
      <dsp:nvSpPr>
        <dsp:cNvPr id="0" name=""/>
        <dsp:cNvSpPr/>
      </dsp:nvSpPr>
      <dsp:spPr>
        <a:xfrm>
          <a:off x="669919" y="415899"/>
          <a:ext cx="530247" cy="3314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File system facet</a:t>
          </a:r>
        </a:p>
      </dsp:txBody>
      <dsp:txXfrm>
        <a:off x="679625" y="425605"/>
        <a:ext cx="510835" cy="311992"/>
      </dsp:txXfrm>
    </dsp:sp>
    <dsp:sp modelId="{A6A5D31A-3079-9241-80D2-93388A319F05}">
      <dsp:nvSpPr>
        <dsp:cNvPr id="0" name=""/>
        <dsp:cNvSpPr/>
      </dsp:nvSpPr>
      <dsp:spPr>
        <a:xfrm>
          <a:off x="557918" y="333048"/>
          <a:ext cx="91440" cy="662808"/>
        </a:xfrm>
        <a:custGeom>
          <a:avLst/>
          <a:gdLst/>
          <a:ahLst/>
          <a:cxnLst/>
          <a:rect l="0" t="0" r="0" b="0"/>
          <a:pathLst>
            <a:path>
              <a:moveTo>
                <a:pt x="45720" y="0"/>
              </a:moveTo>
              <a:lnTo>
                <a:pt x="45720" y="662808"/>
              </a:lnTo>
              <a:lnTo>
                <a:pt x="112000" y="662808"/>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99F179E-A7B9-3D48-810F-D4982291A51C}">
      <dsp:nvSpPr>
        <dsp:cNvPr id="0" name=""/>
        <dsp:cNvSpPr/>
      </dsp:nvSpPr>
      <dsp:spPr>
        <a:xfrm>
          <a:off x="669919" y="830155"/>
          <a:ext cx="530247" cy="3314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Picture facet</a:t>
          </a:r>
          <a:r>
            <a:rPr lang="en-US" sz="800" kern="1200" baseline="0"/>
            <a:t> </a:t>
          </a:r>
          <a:endParaRPr lang="en-US" sz="800" kern="1200"/>
        </a:p>
      </dsp:txBody>
      <dsp:txXfrm>
        <a:off x="679625" y="839861"/>
        <a:ext cx="510835" cy="311992"/>
      </dsp:txXfrm>
    </dsp:sp>
    <dsp:sp modelId="{31FDD95A-D112-E541-BB6F-8030CD4C0429}">
      <dsp:nvSpPr>
        <dsp:cNvPr id="0" name=""/>
        <dsp:cNvSpPr/>
      </dsp:nvSpPr>
      <dsp:spPr>
        <a:xfrm>
          <a:off x="557918" y="333048"/>
          <a:ext cx="91440" cy="1077064"/>
        </a:xfrm>
        <a:custGeom>
          <a:avLst/>
          <a:gdLst/>
          <a:ahLst/>
          <a:cxnLst/>
          <a:rect l="0" t="0" r="0" b="0"/>
          <a:pathLst>
            <a:path>
              <a:moveTo>
                <a:pt x="45720" y="0"/>
              </a:moveTo>
              <a:lnTo>
                <a:pt x="45720" y="1077064"/>
              </a:lnTo>
              <a:lnTo>
                <a:pt x="112000" y="1077064"/>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DDC6D11-7F57-D843-8A3E-0729A0D36AC9}">
      <dsp:nvSpPr>
        <dsp:cNvPr id="0" name=""/>
        <dsp:cNvSpPr/>
      </dsp:nvSpPr>
      <dsp:spPr>
        <a:xfrm>
          <a:off x="669919" y="1244410"/>
          <a:ext cx="530247" cy="3314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JPG</a:t>
          </a:r>
          <a:r>
            <a:rPr lang="en-US" sz="800" kern="1200" baseline="0"/>
            <a:t> </a:t>
          </a:r>
          <a:r>
            <a:rPr lang="en-US" sz="800" kern="1200"/>
            <a:t>facet</a:t>
          </a:r>
        </a:p>
      </dsp:txBody>
      <dsp:txXfrm>
        <a:off x="679625" y="1254116"/>
        <a:ext cx="510835" cy="311992"/>
      </dsp:txXfrm>
    </dsp:sp>
    <dsp:sp modelId="{266E2A6A-8782-C44C-8E00-71970E8D82A2}">
      <dsp:nvSpPr>
        <dsp:cNvPr id="0" name=""/>
        <dsp:cNvSpPr/>
      </dsp:nvSpPr>
      <dsp:spPr>
        <a:xfrm>
          <a:off x="557918" y="333048"/>
          <a:ext cx="91440" cy="1491319"/>
        </a:xfrm>
        <a:custGeom>
          <a:avLst/>
          <a:gdLst/>
          <a:ahLst/>
          <a:cxnLst/>
          <a:rect l="0" t="0" r="0" b="0"/>
          <a:pathLst>
            <a:path>
              <a:moveTo>
                <a:pt x="45720" y="0"/>
              </a:moveTo>
              <a:lnTo>
                <a:pt x="45720" y="1491319"/>
              </a:lnTo>
              <a:lnTo>
                <a:pt x="112000" y="149131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A32A181-FDCA-F74B-8B16-0E2FC71ED608}">
      <dsp:nvSpPr>
        <dsp:cNvPr id="0" name=""/>
        <dsp:cNvSpPr/>
      </dsp:nvSpPr>
      <dsp:spPr>
        <a:xfrm>
          <a:off x="669919" y="1658666"/>
          <a:ext cx="530247" cy="3314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EXIF facet</a:t>
          </a:r>
        </a:p>
      </dsp:txBody>
      <dsp:txXfrm>
        <a:off x="679625" y="1668372"/>
        <a:ext cx="510835" cy="311992"/>
      </dsp:txXfrm>
    </dsp:sp>
    <dsp:sp modelId="{8F75D1DE-958E-A142-A5A2-FD06FC613990}">
      <dsp:nvSpPr>
        <dsp:cNvPr id="0" name=""/>
        <dsp:cNvSpPr/>
      </dsp:nvSpPr>
      <dsp:spPr>
        <a:xfrm>
          <a:off x="1365868" y="1644"/>
          <a:ext cx="662808" cy="33140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MESSAGE</a:t>
          </a:r>
        </a:p>
      </dsp:txBody>
      <dsp:txXfrm>
        <a:off x="1375574" y="11350"/>
        <a:ext cx="643396" cy="311992"/>
      </dsp:txXfrm>
    </dsp:sp>
    <dsp:sp modelId="{F765FB87-5534-D245-86BD-BAF9E2FF7FB6}">
      <dsp:nvSpPr>
        <dsp:cNvPr id="0" name=""/>
        <dsp:cNvSpPr/>
      </dsp:nvSpPr>
      <dsp:spPr>
        <a:xfrm>
          <a:off x="1386429" y="333048"/>
          <a:ext cx="91440" cy="248553"/>
        </a:xfrm>
        <a:custGeom>
          <a:avLst/>
          <a:gdLst/>
          <a:ahLst/>
          <a:cxnLst/>
          <a:rect l="0" t="0" r="0" b="0"/>
          <a:pathLst>
            <a:path>
              <a:moveTo>
                <a:pt x="45720" y="0"/>
              </a:moveTo>
              <a:lnTo>
                <a:pt x="45720" y="248553"/>
              </a:lnTo>
              <a:lnTo>
                <a:pt x="112000" y="2485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593EA38-604D-D948-9921-06545C4BA110}">
      <dsp:nvSpPr>
        <dsp:cNvPr id="0" name=""/>
        <dsp:cNvSpPr/>
      </dsp:nvSpPr>
      <dsp:spPr>
        <a:xfrm>
          <a:off x="1498430" y="415899"/>
          <a:ext cx="530247" cy="3314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Database entry facet</a:t>
          </a:r>
        </a:p>
      </dsp:txBody>
      <dsp:txXfrm>
        <a:off x="1508136" y="425605"/>
        <a:ext cx="510835" cy="311992"/>
      </dsp:txXfrm>
    </dsp:sp>
    <dsp:sp modelId="{2E81B31A-3BE6-CC43-8EE9-1B6EAB7A11FB}">
      <dsp:nvSpPr>
        <dsp:cNvPr id="0" name=""/>
        <dsp:cNvSpPr/>
      </dsp:nvSpPr>
      <dsp:spPr>
        <a:xfrm>
          <a:off x="1386429" y="333048"/>
          <a:ext cx="91440" cy="662808"/>
        </a:xfrm>
        <a:custGeom>
          <a:avLst/>
          <a:gdLst/>
          <a:ahLst/>
          <a:cxnLst/>
          <a:rect l="0" t="0" r="0" b="0"/>
          <a:pathLst>
            <a:path>
              <a:moveTo>
                <a:pt x="45720" y="0"/>
              </a:moveTo>
              <a:lnTo>
                <a:pt x="45720" y="662808"/>
              </a:lnTo>
              <a:lnTo>
                <a:pt x="112000" y="662808"/>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8DDC288-D52A-3C47-B852-1E27DB4A0A0A}">
      <dsp:nvSpPr>
        <dsp:cNvPr id="0" name=""/>
        <dsp:cNvSpPr/>
      </dsp:nvSpPr>
      <dsp:spPr>
        <a:xfrm>
          <a:off x="1498430" y="830155"/>
          <a:ext cx="530247" cy="3314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Chat facet</a:t>
          </a:r>
        </a:p>
      </dsp:txBody>
      <dsp:txXfrm>
        <a:off x="1508136" y="839861"/>
        <a:ext cx="510835" cy="311992"/>
      </dsp:txXfrm>
    </dsp:sp>
    <dsp:sp modelId="{EF48A50E-8C8A-044A-A922-67E0A9AF2C92}">
      <dsp:nvSpPr>
        <dsp:cNvPr id="0" name=""/>
        <dsp:cNvSpPr/>
      </dsp:nvSpPr>
      <dsp:spPr>
        <a:xfrm>
          <a:off x="1386429" y="333048"/>
          <a:ext cx="91440" cy="1077064"/>
        </a:xfrm>
        <a:custGeom>
          <a:avLst/>
          <a:gdLst/>
          <a:ahLst/>
          <a:cxnLst/>
          <a:rect l="0" t="0" r="0" b="0"/>
          <a:pathLst>
            <a:path>
              <a:moveTo>
                <a:pt x="45720" y="0"/>
              </a:moveTo>
              <a:lnTo>
                <a:pt x="45720" y="1077064"/>
              </a:lnTo>
              <a:lnTo>
                <a:pt x="112000" y="1077064"/>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8E1A8C8-DA30-6B45-BB5E-AEBF157C7270}">
      <dsp:nvSpPr>
        <dsp:cNvPr id="0" name=""/>
        <dsp:cNvSpPr/>
      </dsp:nvSpPr>
      <dsp:spPr>
        <a:xfrm>
          <a:off x="1498430" y="1244410"/>
          <a:ext cx="530247" cy="3314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Kik facet</a:t>
          </a:r>
        </a:p>
      </dsp:txBody>
      <dsp:txXfrm>
        <a:off x="1508136" y="1254116"/>
        <a:ext cx="510835" cy="311992"/>
      </dsp:txXfrm>
    </dsp:sp>
    <dsp:sp modelId="{6972D44F-6C8A-D04C-A70B-EAAD9A339A97}">
      <dsp:nvSpPr>
        <dsp:cNvPr id="0" name=""/>
        <dsp:cNvSpPr/>
      </dsp:nvSpPr>
      <dsp:spPr>
        <a:xfrm>
          <a:off x="1386429" y="333048"/>
          <a:ext cx="91440" cy="1491319"/>
        </a:xfrm>
        <a:custGeom>
          <a:avLst/>
          <a:gdLst/>
          <a:ahLst/>
          <a:cxnLst/>
          <a:rect l="0" t="0" r="0" b="0"/>
          <a:pathLst>
            <a:path>
              <a:moveTo>
                <a:pt x="45720" y="0"/>
              </a:moveTo>
              <a:lnTo>
                <a:pt x="45720" y="1491319"/>
              </a:lnTo>
              <a:lnTo>
                <a:pt x="112000" y="149131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2018B0D-CBC9-CE4F-9432-26BE51FEB35D}">
      <dsp:nvSpPr>
        <dsp:cNvPr id="0" name=""/>
        <dsp:cNvSpPr/>
      </dsp:nvSpPr>
      <dsp:spPr>
        <a:xfrm>
          <a:off x="1498430" y="1658666"/>
          <a:ext cx="530247" cy="3314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Location facet</a:t>
          </a:r>
        </a:p>
      </dsp:txBody>
      <dsp:txXfrm>
        <a:off x="1508136" y="1668372"/>
        <a:ext cx="510835" cy="31199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6400</TotalTime>
  <Pages>12</Pages>
  <Words>2717</Words>
  <Characters>15487</Characters>
  <Application>Microsoft Macintosh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18168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Eoghan Casey</dc:creator>
  <cp:keywords/>
  <dc:description/>
  <cp:lastModifiedBy>Microsoft Office User</cp:lastModifiedBy>
  <cp:revision>23</cp:revision>
  <dcterms:created xsi:type="dcterms:W3CDTF">2016-04-14T17:47:00Z</dcterms:created>
  <dcterms:modified xsi:type="dcterms:W3CDTF">2016-05-02T19:43:00Z</dcterms:modified>
</cp:coreProperties>
</file>